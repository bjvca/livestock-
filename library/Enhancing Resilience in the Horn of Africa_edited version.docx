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F99" w:rsidRPr="003351A3" w:rsidRDefault="00487F99" w:rsidP="009C0C69">
      <w:pPr>
        <w:spacing w:after="120" w:line="240" w:lineRule="auto"/>
        <w:jc w:val="center"/>
        <w:rPr>
          <w:rFonts w:ascii="Times New Roman" w:hAnsi="Times New Roman"/>
          <w:b/>
          <w:bCs/>
          <w:sz w:val="28"/>
          <w:szCs w:val="28"/>
        </w:rPr>
      </w:pPr>
      <w:r w:rsidRPr="003351A3">
        <w:rPr>
          <w:rFonts w:ascii="Times New Roman" w:hAnsi="Times New Roman"/>
          <w:b/>
          <w:bCs/>
          <w:sz w:val="28"/>
          <w:szCs w:val="28"/>
        </w:rPr>
        <w:t xml:space="preserve">Enhancing Resilience in the Horn of Africa: </w:t>
      </w:r>
    </w:p>
    <w:p w:rsidR="00487F99" w:rsidRPr="003351A3" w:rsidRDefault="00487F99" w:rsidP="009C0C69">
      <w:pPr>
        <w:spacing w:after="120" w:line="240" w:lineRule="auto"/>
        <w:jc w:val="center"/>
        <w:rPr>
          <w:rFonts w:ascii="Times New Roman" w:hAnsi="Times New Roman"/>
          <w:b/>
          <w:sz w:val="28"/>
          <w:szCs w:val="28"/>
        </w:rPr>
      </w:pPr>
      <w:r w:rsidRPr="003351A3">
        <w:rPr>
          <w:rFonts w:ascii="Times New Roman" w:hAnsi="Times New Roman"/>
          <w:b/>
          <w:sz w:val="28"/>
          <w:szCs w:val="28"/>
        </w:rPr>
        <w:t>An Exploration into Alternative Investment Options</w:t>
      </w:r>
    </w:p>
    <w:p w:rsidR="00487F99" w:rsidRPr="003351A3" w:rsidRDefault="00487F99" w:rsidP="009C0C69">
      <w:pPr>
        <w:spacing w:after="120" w:line="240" w:lineRule="auto"/>
        <w:jc w:val="center"/>
        <w:rPr>
          <w:rFonts w:ascii="Times New Roman" w:hAnsi="Times New Roman"/>
          <w:b/>
        </w:rPr>
      </w:pPr>
    </w:p>
    <w:p w:rsidR="00487F99" w:rsidRPr="003351A3" w:rsidRDefault="00487F99" w:rsidP="009C0C69">
      <w:pPr>
        <w:spacing w:after="120" w:line="240" w:lineRule="auto"/>
        <w:jc w:val="center"/>
        <w:rPr>
          <w:rFonts w:ascii="Times New Roman" w:hAnsi="Times New Roman"/>
        </w:rPr>
      </w:pPr>
      <w:commentRangeStart w:id="0"/>
      <w:r w:rsidRPr="003351A3">
        <w:rPr>
          <w:rFonts w:ascii="Times New Roman" w:hAnsi="Times New Roman"/>
        </w:rPr>
        <w:t xml:space="preserve">Derek Headey, Alemayehu Seyoum Taffesse, Liang </w:t>
      </w:r>
      <w:commentRangeStart w:id="1"/>
      <w:r w:rsidRPr="003351A3">
        <w:rPr>
          <w:rFonts w:ascii="Times New Roman" w:hAnsi="Times New Roman"/>
        </w:rPr>
        <w:t>You</w:t>
      </w:r>
      <w:commentRangeEnd w:id="0"/>
      <w:r w:rsidR="001D71C7">
        <w:rPr>
          <w:rStyle w:val="CommentReference"/>
        </w:rPr>
        <w:commentReference w:id="0"/>
      </w:r>
      <w:commentRangeEnd w:id="1"/>
      <w:r w:rsidR="00106AEB">
        <w:rPr>
          <w:rStyle w:val="CommentReference"/>
        </w:rPr>
        <w:commentReference w:id="1"/>
      </w:r>
    </w:p>
    <w:p w:rsidR="00487F99" w:rsidRPr="003351A3" w:rsidRDefault="00487F99" w:rsidP="009C0C69">
      <w:pPr>
        <w:spacing w:after="120" w:line="240" w:lineRule="auto"/>
        <w:jc w:val="center"/>
        <w:rPr>
          <w:rFonts w:ascii="Times New Roman" w:hAnsi="Times New Roman"/>
        </w:rPr>
      </w:pPr>
      <w:r w:rsidRPr="003351A3">
        <w:rPr>
          <w:rFonts w:ascii="Times New Roman" w:hAnsi="Times New Roman"/>
        </w:rPr>
        <w:t>International Food Policy Research Institute (IFPRI), Washington</w:t>
      </w:r>
      <w:r w:rsidR="009E5909">
        <w:rPr>
          <w:rFonts w:ascii="Times New Roman" w:hAnsi="Times New Roman"/>
        </w:rPr>
        <w:t>,</w:t>
      </w:r>
      <w:r w:rsidRPr="003351A3">
        <w:rPr>
          <w:rFonts w:ascii="Times New Roman" w:hAnsi="Times New Roman"/>
        </w:rPr>
        <w:t xml:space="preserve"> DC, US</w:t>
      </w:r>
      <w:r w:rsidR="003B7248">
        <w:rPr>
          <w:rFonts w:ascii="Times New Roman" w:hAnsi="Times New Roman"/>
        </w:rPr>
        <w:t>;</w:t>
      </w:r>
      <w:r w:rsidR="008328FA">
        <w:rPr>
          <w:rFonts w:ascii="Times New Roman" w:hAnsi="Times New Roman"/>
        </w:rPr>
        <w:t xml:space="preserve"> and</w:t>
      </w:r>
      <w:r w:rsidRPr="003351A3">
        <w:rPr>
          <w:rFonts w:ascii="Times New Roman" w:hAnsi="Times New Roman"/>
        </w:rPr>
        <w:t xml:space="preserve"> Addis Ababa, Ethiopia</w:t>
      </w:r>
      <w:r w:rsidRPr="003351A3">
        <w:rPr>
          <w:rStyle w:val="FootnoteReference"/>
          <w:rFonts w:ascii="Times New Roman" w:hAnsi="Times New Roman"/>
        </w:rPr>
        <w:footnoteReference w:id="1"/>
      </w:r>
    </w:p>
    <w:p w:rsidR="00487F99" w:rsidRPr="003351A3" w:rsidRDefault="00487F99" w:rsidP="009C0C69">
      <w:pPr>
        <w:spacing w:after="120" w:line="240" w:lineRule="auto"/>
        <w:jc w:val="both"/>
        <w:rPr>
          <w:rFonts w:ascii="Times New Roman" w:hAnsi="Times New Roman"/>
          <w:b/>
        </w:rPr>
      </w:pPr>
    </w:p>
    <w:p w:rsidR="00487F99" w:rsidRPr="003351A3" w:rsidRDefault="00487F99" w:rsidP="009C0C69">
      <w:pPr>
        <w:spacing w:after="120" w:line="240" w:lineRule="auto"/>
        <w:jc w:val="both"/>
        <w:rPr>
          <w:rFonts w:ascii="Times New Roman" w:hAnsi="Times New Roman"/>
          <w:b/>
        </w:rPr>
      </w:pPr>
    </w:p>
    <w:p w:rsidR="00487F99" w:rsidRPr="003351A3" w:rsidRDefault="00487F99" w:rsidP="009C0C69">
      <w:pPr>
        <w:spacing w:after="120" w:line="240" w:lineRule="auto"/>
        <w:jc w:val="center"/>
        <w:rPr>
          <w:rFonts w:ascii="Times New Roman" w:hAnsi="Times New Roman"/>
          <w:b/>
        </w:rPr>
      </w:pPr>
      <w:commentRangeStart w:id="15"/>
      <w:del w:id="16" w:author="Author">
        <w:r w:rsidRPr="003351A3" w:rsidDel="00E415DD">
          <w:rPr>
            <w:rFonts w:ascii="Times New Roman" w:hAnsi="Times New Roman"/>
            <w:b/>
          </w:rPr>
          <w:delText>Summary</w:delText>
        </w:r>
      </w:del>
      <w:commentRangeEnd w:id="15"/>
      <w:r w:rsidR="00E415DD">
        <w:rPr>
          <w:rStyle w:val="CommentReference"/>
        </w:rPr>
        <w:commentReference w:id="15"/>
      </w:r>
      <w:ins w:id="17" w:author="Author">
        <w:r w:rsidR="00E415DD">
          <w:rPr>
            <w:rFonts w:ascii="Times New Roman" w:hAnsi="Times New Roman"/>
            <w:b/>
          </w:rPr>
          <w:t>Abstract</w:t>
        </w:r>
      </w:ins>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The most recent (current) drought in the arid and </w:t>
      </w:r>
      <w:r w:rsidR="009E4CB7">
        <w:rPr>
          <w:rFonts w:ascii="Times New Roman" w:hAnsi="Times New Roman"/>
        </w:rPr>
        <w:t>semiarid</w:t>
      </w:r>
      <w:r w:rsidRPr="003351A3">
        <w:rPr>
          <w:rFonts w:ascii="Times New Roman" w:hAnsi="Times New Roman"/>
        </w:rPr>
        <w:t xml:space="preserve"> </w:t>
      </w:r>
      <w:del w:id="18" w:author="Author">
        <w:r w:rsidRPr="003351A3" w:rsidDel="009E4CB7">
          <w:rPr>
            <w:rFonts w:ascii="Times New Roman" w:hAnsi="Times New Roman"/>
          </w:rPr>
          <w:delText xml:space="preserve">(ASAL) </w:delText>
        </w:r>
      </w:del>
      <w:r w:rsidRPr="003351A3">
        <w:rPr>
          <w:rFonts w:ascii="Times New Roman" w:hAnsi="Times New Roman"/>
        </w:rPr>
        <w:t>lowlands</w:t>
      </w:r>
      <w:ins w:id="19" w:author="Author">
        <w:r w:rsidR="009E4CB7">
          <w:rPr>
            <w:rFonts w:ascii="Times New Roman" w:hAnsi="Times New Roman"/>
          </w:rPr>
          <w:t xml:space="preserve"> </w:t>
        </w:r>
        <w:r w:rsidR="009E4CB7" w:rsidRPr="003351A3">
          <w:rPr>
            <w:rFonts w:ascii="Times New Roman" w:hAnsi="Times New Roman"/>
          </w:rPr>
          <w:t xml:space="preserve">(ASAL) </w:t>
        </w:r>
      </w:ins>
      <w:del w:id="20" w:author="Author">
        <w:r w:rsidRPr="003351A3" w:rsidDel="009E4CB7">
          <w:rPr>
            <w:rFonts w:ascii="Times New Roman" w:hAnsi="Times New Roman"/>
          </w:rPr>
          <w:delText xml:space="preserve"> </w:delText>
        </w:r>
      </w:del>
      <w:r w:rsidRPr="003351A3">
        <w:rPr>
          <w:rFonts w:ascii="Times New Roman" w:hAnsi="Times New Roman"/>
        </w:rPr>
        <w:t xml:space="preserve">of the Horn of Africa has again raised concerns that pastoralist livelihoods in this region are no longer viable or sustainable. </w:t>
      </w:r>
      <w:del w:id="21" w:author="Author">
        <w:r w:rsidRPr="003351A3" w:rsidDel="00B336C3">
          <w:rPr>
            <w:rFonts w:ascii="Times New Roman" w:hAnsi="Times New Roman"/>
          </w:rPr>
          <w:delText>At the other extreme</w:delText>
        </w:r>
      </w:del>
      <w:ins w:id="22" w:author="Author">
        <w:r w:rsidR="00B336C3">
          <w:rPr>
            <w:rFonts w:ascii="Times New Roman" w:hAnsi="Times New Roman"/>
          </w:rPr>
          <w:t>Countering this view</w:t>
        </w:r>
      </w:ins>
      <w:r w:rsidRPr="003351A3">
        <w:rPr>
          <w:rFonts w:ascii="Times New Roman" w:hAnsi="Times New Roman"/>
        </w:rPr>
        <w:t xml:space="preserve"> are advocates of wholesale protection of pastoralist livelihoods. In this paper we argue that both economic theory and the existing evidence base warrant a more balanced strategy involving </w:t>
      </w:r>
      <w:del w:id="23" w:author="Author">
        <w:r w:rsidRPr="003351A3" w:rsidDel="008328FA">
          <w:rPr>
            <w:rFonts w:ascii="Times New Roman" w:hAnsi="Times New Roman"/>
          </w:rPr>
          <w:delText xml:space="preserve">both </w:delText>
        </w:r>
      </w:del>
      <w:r w:rsidRPr="003351A3">
        <w:rPr>
          <w:rFonts w:ascii="Times New Roman" w:hAnsi="Times New Roman"/>
        </w:rPr>
        <w:t>movement out of pastoralism (</w:t>
      </w:r>
      <w:proofErr w:type="spellStart"/>
      <w:r w:rsidRPr="003351A3">
        <w:rPr>
          <w:rFonts w:ascii="Times New Roman" w:hAnsi="Times New Roman"/>
          <w:i/>
        </w:rPr>
        <w:t>inter</w:t>
      </w:r>
      <w:r w:rsidRPr="003351A3">
        <w:rPr>
          <w:rFonts w:ascii="Times New Roman" w:hAnsi="Times New Roman"/>
        </w:rPr>
        <w:t>sectoral</w:t>
      </w:r>
      <w:proofErr w:type="spellEnd"/>
      <w:r w:rsidRPr="003351A3">
        <w:rPr>
          <w:rFonts w:ascii="Times New Roman" w:hAnsi="Times New Roman"/>
        </w:rPr>
        <w:t xml:space="preserve"> transformation), modernization of pastoralism (</w:t>
      </w:r>
      <w:proofErr w:type="spellStart"/>
      <w:r w:rsidRPr="003351A3">
        <w:rPr>
          <w:rFonts w:ascii="Times New Roman" w:hAnsi="Times New Roman"/>
          <w:i/>
        </w:rPr>
        <w:t>intra</w:t>
      </w:r>
      <w:r w:rsidRPr="003351A3">
        <w:rPr>
          <w:rFonts w:ascii="Times New Roman" w:hAnsi="Times New Roman"/>
        </w:rPr>
        <w:t>sectoral</w:t>
      </w:r>
      <w:proofErr w:type="spellEnd"/>
      <w:r w:rsidRPr="003351A3">
        <w:rPr>
          <w:rFonts w:ascii="Times New Roman" w:hAnsi="Times New Roman"/>
        </w:rPr>
        <w:t xml:space="preserve"> transformation)</w:t>
      </w:r>
      <w:r w:rsidR="008328FA">
        <w:rPr>
          <w:rFonts w:ascii="Times New Roman" w:hAnsi="Times New Roman"/>
        </w:rPr>
        <w:t>,</w:t>
      </w:r>
      <w:r w:rsidRPr="003351A3">
        <w:rPr>
          <w:rFonts w:ascii="Times New Roman" w:hAnsi="Times New Roman"/>
        </w:rPr>
        <w:t xml:space="preserve"> and cross-cutting transformations of the demographic, social</w:t>
      </w:r>
      <w:r w:rsidR="008328FA">
        <w:rPr>
          <w:rFonts w:ascii="Times New Roman" w:hAnsi="Times New Roman"/>
        </w:rPr>
        <w:t>,</w:t>
      </w:r>
      <w:r w:rsidRPr="003351A3">
        <w:rPr>
          <w:rFonts w:ascii="Times New Roman" w:hAnsi="Times New Roman"/>
        </w:rPr>
        <w:t xml:space="preserve"> and political structure of ASAL populations. We then explore the empirical basis for balancing investments across these kinds of transformations. While the available evidence base is weak in some </w:t>
      </w:r>
      <w:r w:rsidR="008328FA">
        <w:rPr>
          <w:rFonts w:ascii="Times New Roman" w:hAnsi="Times New Roman"/>
        </w:rPr>
        <w:t>re</w:t>
      </w:r>
      <w:r w:rsidR="008328FA" w:rsidRPr="003351A3">
        <w:rPr>
          <w:rFonts w:ascii="Times New Roman" w:hAnsi="Times New Roman"/>
        </w:rPr>
        <w:t>spects</w:t>
      </w:r>
      <w:r w:rsidRPr="003351A3">
        <w:rPr>
          <w:rFonts w:ascii="Times New Roman" w:hAnsi="Times New Roman"/>
        </w:rPr>
        <w:t xml:space="preserve">, we find that most </w:t>
      </w:r>
      <w:proofErr w:type="spellStart"/>
      <w:r w:rsidRPr="003351A3">
        <w:rPr>
          <w:rFonts w:ascii="Times New Roman" w:hAnsi="Times New Roman"/>
        </w:rPr>
        <w:t>nonpastoralist</w:t>
      </w:r>
      <w:proofErr w:type="spellEnd"/>
      <w:r w:rsidRPr="003351A3">
        <w:rPr>
          <w:rFonts w:ascii="Times New Roman" w:hAnsi="Times New Roman"/>
        </w:rPr>
        <w:t xml:space="preserve"> livelihoods in ASAL yield lower incomes than pastoralism, with the exception of urban livelihoods and irrigated farming. However, both irrigation and urban migration have a limited capacity to absorb growing populations. Additional irrigation investments in pastoralist regions, for example, appear to be capable of profitably absorbing only about </w:t>
      </w:r>
      <w:r w:rsidR="002E0827">
        <w:rPr>
          <w:rFonts w:ascii="Times New Roman" w:hAnsi="Times New Roman"/>
        </w:rPr>
        <w:t>three</w:t>
      </w:r>
      <w:r w:rsidR="002E0827" w:rsidRPr="003351A3">
        <w:rPr>
          <w:rFonts w:ascii="Times New Roman" w:hAnsi="Times New Roman"/>
        </w:rPr>
        <w:t xml:space="preserve"> </w:t>
      </w:r>
      <w:r w:rsidRPr="003351A3">
        <w:rPr>
          <w:rFonts w:ascii="Times New Roman" w:hAnsi="Times New Roman"/>
        </w:rPr>
        <w:t xml:space="preserve">percent of the estimated pastoralist population in 2020. Migration is more promising, but only provided that it comes on the back of much larger investments in education and meaningful urban job opportunities.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Being the dominant livelihood for the foreseeable future, and potentially quite a profitable one given growing demand for livestock products, pastoralism therefore needs to be an important component of local and regional development strategies. The goal of livestock investments should be to transform the pastoralist sector into a more profitable, more integrated</w:t>
      </w:r>
      <w:r w:rsidR="002E0827">
        <w:rPr>
          <w:rFonts w:ascii="Times New Roman" w:hAnsi="Times New Roman"/>
        </w:rPr>
        <w:t>,</w:t>
      </w:r>
      <w:r w:rsidRPr="003351A3">
        <w:rPr>
          <w:rFonts w:ascii="Times New Roman" w:hAnsi="Times New Roman"/>
        </w:rPr>
        <w:t xml:space="preserve"> and more resilient economic system. The basis for achieving this transformation </w:t>
      </w:r>
      <w:del w:id="24" w:author="Author">
        <w:r w:rsidRPr="003351A3" w:rsidDel="002E0827">
          <w:rPr>
            <w:rFonts w:ascii="Times New Roman" w:hAnsi="Times New Roman"/>
          </w:rPr>
          <w:delText>is comprised of</w:delText>
        </w:r>
      </w:del>
      <w:ins w:id="25" w:author="Author">
        <w:r w:rsidR="002E0827">
          <w:rPr>
            <w:rFonts w:ascii="Times New Roman" w:hAnsi="Times New Roman"/>
          </w:rPr>
          <w:t>comprises</w:t>
        </w:r>
      </w:ins>
      <w:r w:rsidRPr="003351A3">
        <w:rPr>
          <w:rFonts w:ascii="Times New Roman" w:hAnsi="Times New Roman"/>
        </w:rPr>
        <w:t xml:space="preserve"> a number of overlapping and largely reinforcing investments: (1) commercializing pastoralism with the goal of improving the competitiveness, value addition, </w:t>
      </w:r>
      <w:r w:rsidR="001E6A83">
        <w:rPr>
          <w:rFonts w:ascii="Times New Roman" w:hAnsi="Times New Roman"/>
        </w:rPr>
        <w:t xml:space="preserve">poverty impact </w:t>
      </w:r>
      <w:r w:rsidRPr="003351A3">
        <w:rPr>
          <w:rFonts w:ascii="Times New Roman" w:hAnsi="Times New Roman"/>
        </w:rPr>
        <w:t xml:space="preserve">and outreach of livestock markets; (2) improving natural resource management; (3) economic diversification, but in a manner that is </w:t>
      </w:r>
      <w:del w:id="26" w:author="Author">
        <w:r w:rsidRPr="003351A3" w:rsidDel="00B336C3">
          <w:rPr>
            <w:rFonts w:ascii="Times New Roman" w:hAnsi="Times New Roman"/>
          </w:rPr>
          <w:delText xml:space="preserve">more </w:delText>
        </w:r>
      </w:del>
      <w:r w:rsidRPr="003351A3">
        <w:rPr>
          <w:rFonts w:ascii="Times New Roman" w:hAnsi="Times New Roman"/>
        </w:rPr>
        <w:t>compatible with existing pastoralist livelihoods; (4) improved social infrastructure (</w:t>
      </w:r>
      <w:ins w:id="27" w:author="Author">
        <w:r w:rsidR="002E0827">
          <w:rPr>
            <w:rFonts w:ascii="Times New Roman" w:hAnsi="Times New Roman"/>
          </w:rPr>
          <w:t xml:space="preserve">pertaining to </w:t>
        </w:r>
      </w:ins>
      <w:del w:id="28" w:author="Author">
        <w:r w:rsidRPr="003351A3" w:rsidDel="002E0827">
          <w:rPr>
            <w:rFonts w:ascii="Times New Roman" w:hAnsi="Times New Roman"/>
          </w:rPr>
          <w:delText xml:space="preserve">improved </w:delText>
        </w:r>
      </w:del>
      <w:r w:rsidRPr="003351A3">
        <w:rPr>
          <w:rFonts w:ascii="Times New Roman" w:hAnsi="Times New Roman"/>
        </w:rPr>
        <w:t>health, nutrition</w:t>
      </w:r>
      <w:r w:rsidR="002E0827">
        <w:rPr>
          <w:rFonts w:ascii="Times New Roman" w:hAnsi="Times New Roman"/>
        </w:rPr>
        <w:t>,</w:t>
      </w:r>
      <w:r w:rsidRPr="003351A3">
        <w:rPr>
          <w:rFonts w:ascii="Times New Roman" w:hAnsi="Times New Roman"/>
        </w:rPr>
        <w:t xml:space="preserve"> and education); (5) improved physical infrastructure (principally roads, mobile telephony</w:t>
      </w:r>
      <w:r w:rsidR="002E0827">
        <w:rPr>
          <w:rFonts w:ascii="Times New Roman" w:hAnsi="Times New Roman"/>
        </w:rPr>
        <w:t>,</w:t>
      </w:r>
      <w:r w:rsidRPr="003351A3">
        <w:rPr>
          <w:rFonts w:ascii="Times New Roman" w:hAnsi="Times New Roman"/>
        </w:rPr>
        <w:t xml:space="preserve"> and irrigation where profitable); (6) more effective disaster risk management strategies; </w:t>
      </w:r>
      <w:r w:rsidR="00B572E1">
        <w:rPr>
          <w:rFonts w:ascii="Times New Roman" w:hAnsi="Times New Roman"/>
        </w:rPr>
        <w:t xml:space="preserve">and </w:t>
      </w:r>
      <w:r w:rsidRPr="003351A3">
        <w:rPr>
          <w:rFonts w:ascii="Times New Roman" w:hAnsi="Times New Roman"/>
        </w:rPr>
        <w:t xml:space="preserve">(7) a range of governance efforts, including efforts </w:t>
      </w:r>
      <w:ins w:id="29" w:author="Author">
        <w:r w:rsidR="00B572E1">
          <w:rPr>
            <w:rFonts w:ascii="Times New Roman" w:hAnsi="Times New Roman"/>
          </w:rPr>
          <w:t xml:space="preserve">at </w:t>
        </w:r>
      </w:ins>
      <w:r w:rsidRPr="003351A3">
        <w:rPr>
          <w:rFonts w:ascii="Times New Roman" w:hAnsi="Times New Roman"/>
        </w:rPr>
        <w:t>better protection of pastoralist property rights, strengthening of conflict resolution mechanisms, and further efforts to promote bottom-up policymaking.</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While these arguments are grounded in economic theory and in the available evidence, our concluding section notes that this evidence is rather weak on many fronts, including basic statistics on human and livestock population, as well as more complex issues of carrying capacity. Building a better strategy for ASAL regions therefore requires a coordinated but inter</w:t>
      </w:r>
      <w:del w:id="30" w:author="Author">
        <w:r w:rsidRPr="003351A3" w:rsidDel="008328FA">
          <w:rPr>
            <w:rFonts w:ascii="Times New Roman" w:hAnsi="Times New Roman"/>
          </w:rPr>
          <w:delText>-</w:delText>
        </w:r>
      </w:del>
      <w:r w:rsidRPr="003351A3">
        <w:rPr>
          <w:rFonts w:ascii="Times New Roman" w:hAnsi="Times New Roman"/>
        </w:rPr>
        <w:t xml:space="preserve">disciplinary research program that can systematically pick up the various pieces of the pastoralist puzzle. This research should not only answer </w:t>
      </w:r>
      <w:r w:rsidRPr="003351A3">
        <w:rPr>
          <w:rFonts w:ascii="Times New Roman" w:hAnsi="Times New Roman"/>
        </w:rPr>
        <w:lastRenderedPageBreak/>
        <w:t xml:space="preserve">the crucially important questions of how to balance investments across livestock and </w:t>
      </w:r>
      <w:proofErr w:type="spellStart"/>
      <w:r w:rsidRPr="003351A3">
        <w:rPr>
          <w:rFonts w:ascii="Times New Roman" w:hAnsi="Times New Roman"/>
        </w:rPr>
        <w:t>non</w:t>
      </w:r>
      <w:del w:id="31" w:author="Author">
        <w:r w:rsidRPr="003351A3" w:rsidDel="008328FA">
          <w:rPr>
            <w:rFonts w:ascii="Times New Roman" w:hAnsi="Times New Roman"/>
          </w:rPr>
          <w:delText>-</w:delText>
        </w:r>
      </w:del>
      <w:r w:rsidRPr="003351A3">
        <w:rPr>
          <w:rFonts w:ascii="Times New Roman" w:hAnsi="Times New Roman"/>
        </w:rPr>
        <w:t>livestock</w:t>
      </w:r>
      <w:proofErr w:type="spellEnd"/>
      <w:r w:rsidRPr="003351A3">
        <w:rPr>
          <w:rFonts w:ascii="Times New Roman" w:hAnsi="Times New Roman"/>
        </w:rPr>
        <w:t xml:space="preserve"> sectors, but also involve rigorous evaluation of on-the-ground demonstrations trialing innovative methods of service delivery that overcome the severe constraints of isolation, mobility</w:t>
      </w:r>
      <w:ins w:id="32" w:author="Author">
        <w:r w:rsidR="0015665F">
          <w:rPr>
            <w:rFonts w:ascii="Times New Roman" w:hAnsi="Times New Roman"/>
          </w:rPr>
          <w:t>,</w:t>
        </w:r>
      </w:ins>
      <w:r w:rsidRPr="003351A3">
        <w:rPr>
          <w:rFonts w:ascii="Times New Roman" w:hAnsi="Times New Roman"/>
        </w:rPr>
        <w:t xml:space="preserve"> and extreme vulnerability to climatic shocks.</w:t>
      </w:r>
      <w:r w:rsidR="003351A3" w:rsidRPr="003351A3">
        <w:rPr>
          <w:rFonts w:ascii="Times New Roman" w:hAnsi="Times New Roman"/>
        </w:rPr>
        <w:t xml:space="preserve"> </w:t>
      </w:r>
    </w:p>
    <w:p w:rsidR="00487F99" w:rsidRPr="003351A3" w:rsidRDefault="00E415DD" w:rsidP="009C0C69">
      <w:pPr>
        <w:spacing w:after="120" w:line="240" w:lineRule="auto"/>
        <w:jc w:val="both"/>
        <w:rPr>
          <w:rFonts w:ascii="Times New Roman" w:hAnsi="Times New Roman"/>
        </w:rPr>
      </w:pPr>
      <w:commentRangeStart w:id="33"/>
      <w:ins w:id="34" w:author="Author">
        <w:r>
          <w:rPr>
            <w:rFonts w:ascii="Times New Roman" w:hAnsi="Times New Roman"/>
          </w:rPr>
          <w:t xml:space="preserve">Keywords: </w:t>
        </w:r>
        <w:commentRangeEnd w:id="33"/>
        <w:r>
          <w:rPr>
            <w:rStyle w:val="CommentReference"/>
          </w:rPr>
          <w:commentReference w:id="33"/>
        </w:r>
      </w:ins>
      <w:r w:rsidR="00106AEB">
        <w:rPr>
          <w:rFonts w:ascii="Times New Roman" w:hAnsi="Times New Roman"/>
        </w:rPr>
        <w:t>Horn of Africa, pastoralism, resilience, development strategies.</w:t>
      </w:r>
    </w:p>
    <w:p w:rsidR="00E415DD" w:rsidRDefault="00E415DD" w:rsidP="0087238E">
      <w:pPr>
        <w:spacing w:after="0" w:line="240" w:lineRule="auto"/>
        <w:rPr>
          <w:ins w:id="35" w:author="Author"/>
          <w:rFonts w:ascii="Times New Roman" w:hAnsi="Times New Roman"/>
          <w:b/>
        </w:rPr>
      </w:pPr>
      <w:ins w:id="36" w:author="Author">
        <w:r>
          <w:rPr>
            <w:rFonts w:ascii="Times New Roman" w:hAnsi="Times New Roman"/>
            <w:b/>
          </w:rPr>
          <w:br w:type="page"/>
        </w:r>
        <w:r>
          <w:rPr>
            <w:rFonts w:ascii="Times New Roman" w:hAnsi="Times New Roman"/>
            <w:b/>
          </w:rPr>
          <w:lastRenderedPageBreak/>
          <w:t>Acknowledgments</w:t>
        </w:r>
      </w:ins>
    </w:p>
    <w:p w:rsidR="00E415DD" w:rsidRDefault="00E415DD" w:rsidP="0087238E">
      <w:pPr>
        <w:spacing w:after="0" w:line="240" w:lineRule="auto"/>
        <w:rPr>
          <w:rFonts w:ascii="Times New Roman" w:hAnsi="Times New Roman"/>
          <w:sz w:val="18"/>
          <w:szCs w:val="18"/>
        </w:rPr>
      </w:pPr>
    </w:p>
    <w:p w:rsidR="00487F99" w:rsidRPr="003351A3" w:rsidRDefault="00E415DD" w:rsidP="0087238E">
      <w:pPr>
        <w:spacing w:after="0" w:line="240" w:lineRule="auto"/>
        <w:rPr>
          <w:rFonts w:ascii="Times New Roman" w:hAnsi="Times New Roman"/>
          <w:b/>
        </w:rPr>
      </w:pPr>
      <w:ins w:id="37" w:author="Author">
        <w:r w:rsidRPr="00E415DD">
          <w:rPr>
            <w:rFonts w:ascii="Times New Roman" w:hAnsi="Times New Roman"/>
          </w:rPr>
          <w:t xml:space="preserve">This paper was prepared by IFPRI researchers at the behest of USAID. A draft version of the paper was presented at the Expert Consultation on Interventions for Sustainable Livestock Systems in the Horn of Africa, International Livestock Research Institute (ILRI) Campus, Nairobi, Kenya, </w:t>
        </w:r>
        <w:proofErr w:type="gramStart"/>
        <w:r w:rsidRPr="00E415DD">
          <w:rPr>
            <w:rFonts w:ascii="Times New Roman" w:hAnsi="Times New Roman"/>
          </w:rPr>
          <w:t>September</w:t>
        </w:r>
        <w:proofErr w:type="gramEnd"/>
        <w:r w:rsidRPr="00E415DD">
          <w:rPr>
            <w:rFonts w:ascii="Times New Roman" w:hAnsi="Times New Roman"/>
          </w:rPr>
          <w:t xml:space="preserve"> 2–3, 2011, organized by the African Union </w:t>
        </w:r>
        <w:proofErr w:type="spellStart"/>
        <w:r w:rsidRPr="00E415DD">
          <w:rPr>
            <w:rFonts w:ascii="Times New Roman" w:hAnsi="Times New Roman"/>
          </w:rPr>
          <w:t>Interafrican</w:t>
        </w:r>
        <w:proofErr w:type="spellEnd"/>
        <w:r w:rsidRPr="00E415DD">
          <w:rPr>
            <w:rFonts w:ascii="Times New Roman" w:hAnsi="Times New Roman"/>
          </w:rPr>
          <w:t xml:space="preserve"> Bureau for Animal Resources (AU-IBAR). The corresponding author is Derek Headey, </w:t>
        </w:r>
        <w:r w:rsidRPr="00E415DD">
          <w:rPr>
            <w:rFonts w:ascii="Times New Roman" w:hAnsi="Times New Roman"/>
          </w:rPr>
          <w:fldChar w:fldCharType="begin"/>
        </w:r>
        <w:r w:rsidRPr="00E415DD">
          <w:rPr>
            <w:rFonts w:ascii="Times New Roman" w:hAnsi="Times New Roman"/>
          </w:rPr>
          <w:instrText>HYPERLINK "mailto:d.headey@cgiar.org"</w:instrText>
        </w:r>
        <w:r w:rsidRPr="00E415DD">
          <w:rPr>
            <w:rFonts w:ascii="Times New Roman" w:hAnsi="Times New Roman"/>
          </w:rPr>
          <w:fldChar w:fldCharType="separate"/>
        </w:r>
        <w:r w:rsidRPr="00E415DD">
          <w:rPr>
            <w:rStyle w:val="Hyperlink"/>
            <w:rFonts w:ascii="Times New Roman" w:hAnsi="Times New Roman"/>
          </w:rPr>
          <w:t>d.headey@cgiar.org</w:t>
        </w:r>
        <w:r w:rsidRPr="00E415DD">
          <w:rPr>
            <w:rFonts w:ascii="Times New Roman" w:hAnsi="Times New Roman"/>
          </w:rPr>
          <w:fldChar w:fldCharType="end"/>
        </w:r>
        <w:r w:rsidRPr="00E415DD">
          <w:rPr>
            <w:rFonts w:ascii="Times New Roman" w:hAnsi="Times New Roman"/>
            <w:b/>
          </w:rPr>
          <w:br w:type="page"/>
        </w:r>
      </w:ins>
      <w:commentRangeStart w:id="38"/>
      <w:r w:rsidR="00487F99" w:rsidRPr="003351A3">
        <w:rPr>
          <w:rFonts w:ascii="Times New Roman" w:hAnsi="Times New Roman"/>
          <w:b/>
        </w:rPr>
        <w:lastRenderedPageBreak/>
        <w:t>Contents</w:t>
      </w:r>
      <w:commentRangeEnd w:id="38"/>
      <w:r w:rsidR="00984AC0">
        <w:rPr>
          <w:rStyle w:val="CommentReference"/>
        </w:rPr>
        <w:commentReference w:id="38"/>
      </w:r>
    </w:p>
    <w:p w:rsidR="00487F99" w:rsidRPr="003351A3" w:rsidRDefault="00487F99" w:rsidP="00487F99">
      <w:pPr>
        <w:pStyle w:val="TOC1"/>
        <w:tabs>
          <w:tab w:val="right" w:leader="dot" w:pos="9350"/>
        </w:tabs>
        <w:spacing w:after="0" w:line="240" w:lineRule="auto"/>
        <w:rPr>
          <w:rFonts w:ascii="Times New Roman" w:hAnsi="Times New Roman"/>
        </w:rPr>
      </w:pPr>
      <w:r w:rsidRPr="003351A3">
        <w:rPr>
          <w:rFonts w:ascii="Times New Roman" w:hAnsi="Times New Roman"/>
        </w:rPr>
        <w:fldChar w:fldCharType="begin"/>
      </w:r>
      <w:r w:rsidRPr="003351A3">
        <w:rPr>
          <w:rFonts w:ascii="Times New Roman" w:hAnsi="Times New Roman"/>
        </w:rPr>
        <w:instrText xml:space="preserve"> TOC \o "1-3" \h \z \u </w:instrText>
      </w:r>
      <w:r w:rsidRPr="003351A3">
        <w:rPr>
          <w:rFonts w:ascii="Times New Roman" w:hAnsi="Times New Roman"/>
        </w:rPr>
        <w:fldChar w:fldCharType="separate"/>
      </w:r>
      <w:hyperlink w:anchor="_Toc315372523" w:history="1">
        <w:r w:rsidRPr="003351A3">
          <w:rPr>
            <w:rStyle w:val="Hyperlink"/>
            <w:rFonts w:ascii="Times New Roman" w:hAnsi="Times New Roman"/>
          </w:rPr>
          <w:t>1. Introduction</w:t>
        </w:r>
        <w:r w:rsidRPr="003351A3">
          <w:rPr>
            <w:rFonts w:ascii="Times New Roman" w:hAnsi="Times New Roman"/>
            <w:webHidden/>
          </w:rPr>
          <w:tab/>
        </w:r>
        <w:r w:rsidRPr="003351A3">
          <w:rPr>
            <w:rFonts w:ascii="Times New Roman" w:hAnsi="Times New Roman"/>
            <w:webHidden/>
          </w:rPr>
          <w:fldChar w:fldCharType="begin"/>
        </w:r>
        <w:r w:rsidRPr="003351A3">
          <w:rPr>
            <w:rFonts w:ascii="Times New Roman" w:hAnsi="Times New Roman"/>
            <w:webHidden/>
          </w:rPr>
          <w:instrText xml:space="preserve"> PAGEREF _Toc315372523 \h </w:instrText>
        </w:r>
        <w:r w:rsidRPr="003351A3">
          <w:rPr>
            <w:rFonts w:ascii="Times New Roman" w:hAnsi="Times New Roman"/>
            <w:webHidden/>
          </w:rPr>
        </w:r>
        <w:r w:rsidRPr="003351A3">
          <w:rPr>
            <w:rFonts w:ascii="Times New Roman" w:hAnsi="Times New Roman"/>
            <w:webHidden/>
          </w:rPr>
          <w:fldChar w:fldCharType="separate"/>
        </w:r>
        <w:r w:rsidRPr="003351A3">
          <w:rPr>
            <w:rFonts w:ascii="Times New Roman" w:hAnsi="Times New Roman"/>
            <w:webHidden/>
          </w:rPr>
          <w:t>4</w:t>
        </w:r>
        <w:r w:rsidRPr="003351A3">
          <w:rPr>
            <w:rFonts w:ascii="Times New Roman" w:hAnsi="Times New Roman"/>
            <w:webHidden/>
          </w:rPr>
          <w:fldChar w:fldCharType="end"/>
        </w:r>
      </w:hyperlink>
    </w:p>
    <w:p w:rsidR="00487F99" w:rsidRPr="003351A3" w:rsidRDefault="00C92B40" w:rsidP="00487F99">
      <w:pPr>
        <w:pStyle w:val="TOC1"/>
        <w:tabs>
          <w:tab w:val="right" w:leader="dot" w:pos="9350"/>
        </w:tabs>
        <w:spacing w:after="0" w:line="240" w:lineRule="auto"/>
        <w:rPr>
          <w:rFonts w:ascii="Times New Roman" w:hAnsi="Times New Roman"/>
        </w:rPr>
      </w:pPr>
      <w:hyperlink w:anchor="_Toc315372524" w:history="1">
        <w:r w:rsidR="00487F99" w:rsidRPr="003351A3">
          <w:rPr>
            <w:rStyle w:val="Hyperlink"/>
            <w:rFonts w:ascii="Times New Roman" w:hAnsi="Times New Roman"/>
          </w:rPr>
          <w:t>2. Understanding vulnerable livelihoods in the Horn of Africa</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_Toc315372524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6</w:t>
        </w:r>
        <w:r w:rsidR="00487F99" w:rsidRPr="003351A3">
          <w:rPr>
            <w:rFonts w:ascii="Times New Roman" w:hAnsi="Times New Roman"/>
            <w:webHidden/>
          </w:rPr>
          <w:fldChar w:fldCharType="end"/>
        </w:r>
      </w:hyperlink>
    </w:p>
    <w:p w:rsidR="00487F99" w:rsidRPr="003351A3" w:rsidRDefault="00C92B40" w:rsidP="00487F99">
      <w:pPr>
        <w:pStyle w:val="TOC1"/>
        <w:tabs>
          <w:tab w:val="right" w:leader="dot" w:pos="9350"/>
        </w:tabs>
        <w:spacing w:after="0" w:line="240" w:lineRule="auto"/>
        <w:rPr>
          <w:rFonts w:ascii="Times New Roman" w:hAnsi="Times New Roman"/>
        </w:rPr>
      </w:pPr>
      <w:hyperlink w:anchor="_Toc315372525" w:history="1">
        <w:r w:rsidR="00487F99" w:rsidRPr="003351A3">
          <w:rPr>
            <w:rStyle w:val="Hyperlink"/>
            <w:rFonts w:ascii="Times New Roman" w:hAnsi="Times New Roman"/>
          </w:rPr>
          <w:t>3. Conceptual Framework: Economic transformation as a guiding principle</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_Toc315372525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13</w:t>
        </w:r>
        <w:r w:rsidR="00487F99" w:rsidRPr="003351A3">
          <w:rPr>
            <w:rFonts w:ascii="Times New Roman" w:hAnsi="Times New Roman"/>
            <w:webHidden/>
          </w:rPr>
          <w:fldChar w:fldCharType="end"/>
        </w:r>
      </w:hyperlink>
    </w:p>
    <w:p w:rsidR="00487F99" w:rsidRPr="003351A3" w:rsidRDefault="00487F99" w:rsidP="00487F99">
      <w:pPr>
        <w:pStyle w:val="TOC1"/>
        <w:tabs>
          <w:tab w:val="right" w:leader="dot" w:pos="9350"/>
        </w:tabs>
        <w:spacing w:after="0" w:line="240" w:lineRule="auto"/>
        <w:rPr>
          <w:rFonts w:ascii="Times New Roman" w:hAnsi="Times New Roman"/>
        </w:rPr>
      </w:pPr>
      <w:r w:rsidRPr="003351A3">
        <w:rPr>
          <w:rStyle w:val="Hyperlink"/>
          <w:rFonts w:ascii="Times New Roman" w:hAnsi="Times New Roman"/>
        </w:rPr>
        <w:fldChar w:fldCharType="begin"/>
      </w:r>
      <w:r w:rsidRPr="003351A3">
        <w:rPr>
          <w:rStyle w:val="Hyperlink"/>
          <w:rFonts w:ascii="Times New Roman" w:hAnsi="Times New Roman"/>
        </w:rPr>
        <w:instrText xml:space="preserve"> </w:instrText>
      </w:r>
      <w:r w:rsidRPr="003351A3">
        <w:rPr>
          <w:rFonts w:ascii="Times New Roman" w:hAnsi="Times New Roman"/>
        </w:rPr>
        <w:instrText>HYPERLINK \l "_Toc315372526"</w:instrText>
      </w:r>
      <w:r w:rsidRPr="003351A3">
        <w:rPr>
          <w:rStyle w:val="Hyperlink"/>
          <w:rFonts w:ascii="Times New Roman" w:hAnsi="Times New Roman"/>
        </w:rPr>
        <w:instrText xml:space="preserve"> </w:instrText>
      </w:r>
      <w:r w:rsidRPr="003351A3">
        <w:rPr>
          <w:rStyle w:val="Hyperlink"/>
          <w:rFonts w:ascii="Times New Roman" w:hAnsi="Times New Roman"/>
        </w:rPr>
        <w:fldChar w:fldCharType="separate"/>
      </w:r>
      <w:r w:rsidRPr="003351A3">
        <w:rPr>
          <w:rStyle w:val="Hyperlink"/>
          <w:rFonts w:ascii="Times New Roman" w:hAnsi="Times New Roman"/>
        </w:rPr>
        <w:t>4. The scope for non</w:t>
      </w:r>
      <w:del w:id="39" w:author="Author">
        <w:r w:rsidRPr="003351A3" w:rsidDel="008328FA">
          <w:rPr>
            <w:rStyle w:val="Hyperlink"/>
            <w:rFonts w:ascii="Times New Roman" w:hAnsi="Times New Roman"/>
          </w:rPr>
          <w:delText>-</w:delText>
        </w:r>
      </w:del>
      <w:r w:rsidRPr="003351A3">
        <w:rPr>
          <w:rStyle w:val="Hyperlink"/>
          <w:rFonts w:ascii="Times New Roman" w:hAnsi="Times New Roman"/>
        </w:rPr>
        <w:t>livestock development strategies in ASAL regions</w:t>
      </w:r>
      <w:r w:rsidRPr="003351A3">
        <w:rPr>
          <w:rFonts w:ascii="Times New Roman" w:hAnsi="Times New Roman"/>
          <w:webHidden/>
        </w:rPr>
        <w:tab/>
      </w:r>
      <w:r w:rsidRPr="003351A3">
        <w:rPr>
          <w:rFonts w:ascii="Times New Roman" w:hAnsi="Times New Roman"/>
          <w:webHidden/>
        </w:rPr>
        <w:fldChar w:fldCharType="begin"/>
      </w:r>
      <w:r w:rsidRPr="003351A3">
        <w:rPr>
          <w:rFonts w:ascii="Times New Roman" w:hAnsi="Times New Roman"/>
          <w:webHidden/>
        </w:rPr>
        <w:instrText xml:space="preserve"> PAGEREF _Toc315372526 \h </w:instrText>
      </w:r>
      <w:r w:rsidRPr="003351A3">
        <w:rPr>
          <w:rFonts w:ascii="Times New Roman" w:hAnsi="Times New Roman"/>
          <w:webHidden/>
        </w:rPr>
      </w:r>
      <w:r w:rsidRPr="003351A3">
        <w:rPr>
          <w:rFonts w:ascii="Times New Roman" w:hAnsi="Times New Roman"/>
          <w:webHidden/>
        </w:rPr>
        <w:fldChar w:fldCharType="separate"/>
      </w:r>
      <w:r w:rsidRPr="003351A3">
        <w:rPr>
          <w:rFonts w:ascii="Times New Roman" w:hAnsi="Times New Roman"/>
          <w:webHidden/>
        </w:rPr>
        <w:t>17</w:t>
      </w:r>
      <w:r w:rsidRPr="003351A3">
        <w:rPr>
          <w:rFonts w:ascii="Times New Roman" w:hAnsi="Times New Roman"/>
          <w:webHidden/>
        </w:rPr>
        <w:fldChar w:fldCharType="end"/>
      </w:r>
      <w:r w:rsidRPr="003351A3">
        <w:rPr>
          <w:rStyle w:val="Hyperlink"/>
          <w:rFonts w:ascii="Times New Roman" w:hAnsi="Times New Roman"/>
        </w:rPr>
        <w:fldChar w:fldCharType="end"/>
      </w:r>
    </w:p>
    <w:p w:rsidR="00487F99" w:rsidRPr="003351A3" w:rsidRDefault="00C92B40" w:rsidP="00487F99">
      <w:pPr>
        <w:pStyle w:val="TOC1"/>
        <w:tabs>
          <w:tab w:val="right" w:leader="dot" w:pos="9350"/>
        </w:tabs>
        <w:spacing w:after="0" w:line="240" w:lineRule="auto"/>
        <w:rPr>
          <w:rFonts w:ascii="Times New Roman" w:hAnsi="Times New Roman"/>
        </w:rPr>
      </w:pPr>
      <w:hyperlink w:anchor="_Toc315372532" w:history="1">
        <w:r w:rsidR="00487F99" w:rsidRPr="003351A3">
          <w:rPr>
            <w:rStyle w:val="Hyperlink"/>
            <w:rFonts w:ascii="Times New Roman" w:hAnsi="Times New Roman"/>
          </w:rPr>
          <w:t>5. The scope for livestock development strategies in ASAL regions</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_Toc315372532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28</w:t>
        </w:r>
        <w:r w:rsidR="00487F99" w:rsidRPr="003351A3">
          <w:rPr>
            <w:rFonts w:ascii="Times New Roman" w:hAnsi="Times New Roman"/>
            <w:webHidden/>
          </w:rPr>
          <w:fldChar w:fldCharType="end"/>
        </w:r>
      </w:hyperlink>
    </w:p>
    <w:p w:rsidR="00487F99" w:rsidRPr="003351A3" w:rsidRDefault="00C92B40" w:rsidP="00487F99">
      <w:pPr>
        <w:pStyle w:val="TOC1"/>
        <w:tabs>
          <w:tab w:val="right" w:leader="dot" w:pos="9350"/>
        </w:tabs>
        <w:spacing w:after="0" w:line="240" w:lineRule="auto"/>
        <w:rPr>
          <w:rFonts w:ascii="Times New Roman" w:hAnsi="Times New Roman"/>
        </w:rPr>
      </w:pPr>
      <w:hyperlink w:anchor="_Toc315372535" w:history="1">
        <w:r w:rsidR="00487F99" w:rsidRPr="003351A3">
          <w:rPr>
            <w:rStyle w:val="Hyperlink"/>
            <w:rFonts w:ascii="Times New Roman" w:hAnsi="Times New Roman"/>
          </w:rPr>
          <w:t>6. Conclusions</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_Toc315372535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35</w:t>
        </w:r>
        <w:r w:rsidR="00487F99" w:rsidRPr="003351A3">
          <w:rPr>
            <w:rFonts w:ascii="Times New Roman" w:hAnsi="Times New Roman"/>
            <w:webHidden/>
          </w:rPr>
          <w:fldChar w:fldCharType="end"/>
        </w:r>
      </w:hyperlink>
    </w:p>
    <w:p w:rsidR="00487F99" w:rsidRPr="003351A3" w:rsidRDefault="00C92B40" w:rsidP="00487F99">
      <w:pPr>
        <w:pStyle w:val="TOC1"/>
        <w:tabs>
          <w:tab w:val="right" w:leader="dot" w:pos="9350"/>
        </w:tabs>
        <w:spacing w:after="0" w:line="240" w:lineRule="auto"/>
        <w:rPr>
          <w:rFonts w:ascii="Times New Roman" w:hAnsi="Times New Roman"/>
        </w:rPr>
      </w:pPr>
      <w:hyperlink w:anchor="_Toc315372536" w:history="1">
        <w:r w:rsidR="00487F99" w:rsidRPr="003351A3">
          <w:rPr>
            <w:rStyle w:val="Hyperlink"/>
            <w:rFonts w:ascii="Times New Roman" w:hAnsi="Times New Roman"/>
          </w:rPr>
          <w:t>7. References</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_Toc315372536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37</w:t>
        </w:r>
        <w:r w:rsidR="00487F99" w:rsidRPr="003351A3">
          <w:rPr>
            <w:rFonts w:ascii="Times New Roman" w:hAnsi="Times New Roman"/>
            <w:webHidden/>
          </w:rPr>
          <w:fldChar w:fldCharType="end"/>
        </w:r>
      </w:hyperlink>
    </w:p>
    <w:p w:rsidR="00487F99" w:rsidRPr="003351A3" w:rsidRDefault="00487F99">
      <w:pPr>
        <w:pStyle w:val="TOC1"/>
        <w:tabs>
          <w:tab w:val="right" w:leader="dot" w:pos="9350"/>
        </w:tabs>
        <w:spacing w:after="0" w:line="240" w:lineRule="auto"/>
        <w:rPr>
          <w:rFonts w:ascii="Times New Roman" w:hAnsi="Times New Roman"/>
        </w:rPr>
      </w:pPr>
      <w:r w:rsidRPr="003351A3">
        <w:rPr>
          <w:rFonts w:ascii="Times New Roman" w:hAnsi="Times New Roman"/>
        </w:rPr>
        <w:fldChar w:fldCharType="end"/>
      </w:r>
    </w:p>
    <w:p w:rsidR="00487F99" w:rsidRPr="003351A3" w:rsidRDefault="00487F99" w:rsidP="00666097">
      <w:pPr>
        <w:spacing w:after="0"/>
        <w:rPr>
          <w:rFonts w:ascii="Times New Roman" w:hAnsi="Times New Roman"/>
          <w:b/>
        </w:rPr>
      </w:pPr>
    </w:p>
    <w:p w:rsidR="00487F99" w:rsidRPr="003351A3" w:rsidRDefault="00487F99" w:rsidP="00666097">
      <w:pPr>
        <w:spacing w:after="0"/>
        <w:rPr>
          <w:rFonts w:ascii="Times New Roman" w:hAnsi="Times New Roman"/>
          <w:b/>
        </w:rPr>
      </w:pPr>
      <w:r w:rsidRPr="003351A3">
        <w:rPr>
          <w:rFonts w:ascii="Times New Roman" w:hAnsi="Times New Roman"/>
          <w:b/>
        </w:rPr>
        <w:t>Tables</w:t>
      </w:r>
    </w:p>
    <w:p w:rsidR="00487F99" w:rsidRPr="003351A3" w:rsidRDefault="00487F99" w:rsidP="00666097">
      <w:pPr>
        <w:pStyle w:val="TableofFigures"/>
        <w:tabs>
          <w:tab w:val="right" w:leader="dot" w:pos="9350"/>
        </w:tabs>
        <w:spacing w:line="240" w:lineRule="auto"/>
        <w:rPr>
          <w:rFonts w:ascii="Times New Roman" w:hAnsi="Times New Roman"/>
        </w:rPr>
      </w:pPr>
      <w:r w:rsidRPr="003351A3">
        <w:rPr>
          <w:rFonts w:ascii="Times New Roman" w:hAnsi="Times New Roman"/>
        </w:rPr>
        <w:fldChar w:fldCharType="begin"/>
      </w:r>
      <w:r w:rsidRPr="003351A3">
        <w:rPr>
          <w:rFonts w:ascii="Times New Roman" w:hAnsi="Times New Roman"/>
        </w:rPr>
        <w:instrText xml:space="preserve"> TOC \h \z \c "Table" </w:instrText>
      </w:r>
      <w:r w:rsidRPr="003351A3">
        <w:rPr>
          <w:rFonts w:ascii="Times New Roman" w:hAnsi="Times New Roman"/>
        </w:rPr>
        <w:fldChar w:fldCharType="separate"/>
      </w:r>
      <w:r w:rsidRPr="003351A3">
        <w:fldChar w:fldCharType="begin"/>
      </w:r>
      <w:r w:rsidRPr="003351A3">
        <w:instrText>HYPERLINK \l "_Toc308443575"</w:instrText>
      </w:r>
      <w:r w:rsidRPr="003351A3">
        <w:fldChar w:fldCharType="separate"/>
      </w:r>
      <w:r w:rsidRPr="003351A3">
        <w:rPr>
          <w:rStyle w:val="Hyperlink"/>
          <w:rFonts w:ascii="Times New Roman" w:hAnsi="Times New Roman"/>
        </w:rPr>
        <w:t>Table 1. Droughts in pastoralist and non</w:t>
      </w:r>
      <w:del w:id="40" w:author="Author">
        <w:r w:rsidRPr="003351A3" w:rsidDel="008328FA">
          <w:rPr>
            <w:rStyle w:val="Hyperlink"/>
            <w:rFonts w:ascii="Times New Roman" w:hAnsi="Times New Roman"/>
          </w:rPr>
          <w:delText>-</w:delText>
        </w:r>
      </w:del>
      <w:r w:rsidRPr="003351A3">
        <w:rPr>
          <w:rStyle w:val="Hyperlink"/>
          <w:rFonts w:ascii="Times New Roman" w:hAnsi="Times New Roman"/>
        </w:rPr>
        <w:t>pastoralist areas of the Horn of Africa since the 1960</w:t>
      </w:r>
      <w:r w:rsidRPr="003351A3">
        <w:rPr>
          <w:rFonts w:ascii="Times New Roman" w:hAnsi="Times New Roman"/>
          <w:webHidden/>
        </w:rPr>
        <w:tab/>
      </w:r>
      <w:r w:rsidRPr="003351A3">
        <w:rPr>
          <w:rFonts w:ascii="Times New Roman" w:hAnsi="Times New Roman"/>
          <w:webHidden/>
        </w:rPr>
        <w:fldChar w:fldCharType="begin"/>
      </w:r>
      <w:r w:rsidRPr="003351A3">
        <w:rPr>
          <w:rFonts w:ascii="Times New Roman" w:hAnsi="Times New Roman"/>
          <w:webHidden/>
        </w:rPr>
        <w:instrText xml:space="preserve"> PAGEREF _Toc308443575 \h </w:instrText>
      </w:r>
      <w:r w:rsidRPr="003351A3">
        <w:rPr>
          <w:rFonts w:ascii="Times New Roman" w:hAnsi="Times New Roman"/>
          <w:webHidden/>
        </w:rPr>
      </w:r>
      <w:r w:rsidRPr="003351A3">
        <w:rPr>
          <w:rFonts w:ascii="Times New Roman" w:hAnsi="Times New Roman"/>
          <w:webHidden/>
        </w:rPr>
        <w:fldChar w:fldCharType="separate"/>
      </w:r>
      <w:r w:rsidRPr="003351A3">
        <w:rPr>
          <w:rFonts w:ascii="Times New Roman" w:hAnsi="Times New Roman"/>
          <w:webHidden/>
        </w:rPr>
        <w:t>8</w:t>
      </w:r>
      <w:r w:rsidRPr="003351A3">
        <w:rPr>
          <w:rFonts w:ascii="Times New Roman" w:hAnsi="Times New Roman"/>
          <w:webHidden/>
        </w:rPr>
        <w:fldChar w:fldCharType="end"/>
      </w:r>
      <w:r w:rsidRPr="003351A3">
        <w:fldChar w:fldCharType="end"/>
      </w:r>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576" w:history="1">
        <w:r w:rsidR="00487F99" w:rsidRPr="003351A3">
          <w:rPr>
            <w:rStyle w:val="Hyperlink"/>
            <w:rFonts w:ascii="Times New Roman" w:hAnsi="Times New Roman"/>
          </w:rPr>
          <w:t>Table 2. Reasons for decreasing livestock ownership in the Somali region of Ethiopia, 1995–2005</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_Toc308443576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10</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577" w:history="1">
        <w:r w:rsidR="00487F99" w:rsidRPr="003351A3">
          <w:rPr>
            <w:rStyle w:val="Hyperlink"/>
            <w:rFonts w:ascii="Times New Roman" w:hAnsi="Times New Roman"/>
          </w:rPr>
          <w:t>Table 3. Self-reported changes in livelihood characteristics in Southern Ethiopia</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_Toc308443577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12</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578" w:history="1">
        <w:r w:rsidR="00487F99" w:rsidRPr="003351A3">
          <w:rPr>
            <w:rStyle w:val="Hyperlink"/>
            <w:rFonts w:ascii="Times New Roman" w:hAnsi="Times New Roman"/>
          </w:rPr>
          <w:t>Table 4. Average income by livelihood category, and by highest and lowest returns</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_Toc308443578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18</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579" w:history="1">
        <w:r w:rsidR="00487F99" w:rsidRPr="003351A3">
          <w:rPr>
            <w:rStyle w:val="Hyperlink"/>
            <w:rFonts w:ascii="Times New Roman" w:hAnsi="Times New Roman"/>
          </w:rPr>
          <w:t>Table 5. Sources of income by research site, Northern Kenya, 2000-2002</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_Toc308443579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18</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580" w:history="1">
        <w:r w:rsidR="00487F99" w:rsidRPr="003351A3">
          <w:rPr>
            <w:rStyle w:val="Hyperlink"/>
            <w:rFonts w:ascii="Times New Roman" w:hAnsi="Times New Roman"/>
          </w:rPr>
          <w:t xml:space="preserve">Table 6. Profitably irrigable area in the arid and </w:t>
        </w:r>
        <w:r w:rsidR="009E4CB7">
          <w:rPr>
            <w:rStyle w:val="Hyperlink"/>
            <w:rFonts w:ascii="Times New Roman" w:hAnsi="Times New Roman"/>
          </w:rPr>
          <w:t>semiarid</w:t>
        </w:r>
        <w:r w:rsidR="00487F99" w:rsidRPr="003351A3">
          <w:rPr>
            <w:rStyle w:val="Hyperlink"/>
            <w:rFonts w:ascii="Times New Roman" w:hAnsi="Times New Roman"/>
          </w:rPr>
          <w:t xml:space="preserve"> lowlands of eastern African countries</w:t>
        </w:r>
        <w:r w:rsidR="00487F99" w:rsidRPr="003351A3">
          <w:rPr>
            <w:rStyle w:val="Hyperlink"/>
            <w:rFonts w:ascii="Times New Roman" w:hAnsi="Times New Roman"/>
            <w:vertAlign w:val="superscript"/>
          </w:rPr>
          <w:t>a</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_Toc308443580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22</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581" w:history="1">
        <w:r w:rsidR="00487F99" w:rsidRPr="003351A3">
          <w:rPr>
            <w:rStyle w:val="Hyperlink"/>
            <w:rFonts w:ascii="Times New Roman" w:hAnsi="Times New Roman"/>
          </w:rPr>
          <w:t>Table 7. Incomes (birr/month) by livelihood types in the Somali region of Ethiopia, 2005</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_Toc308443581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24</w:t>
        </w:r>
        <w:r w:rsidR="00487F99" w:rsidRPr="003351A3">
          <w:rPr>
            <w:rFonts w:ascii="Times New Roman" w:hAnsi="Times New Roman"/>
            <w:webHidden/>
          </w:rPr>
          <w:fldChar w:fldCharType="end"/>
        </w:r>
      </w:hyperlink>
    </w:p>
    <w:p w:rsidR="00487F99" w:rsidRPr="003351A3" w:rsidRDefault="00487F99">
      <w:pPr>
        <w:pStyle w:val="TableofFigures"/>
        <w:tabs>
          <w:tab w:val="right" w:leader="dot" w:pos="9350"/>
        </w:tabs>
        <w:rPr>
          <w:rFonts w:ascii="Times New Roman" w:hAnsi="Times New Roman"/>
        </w:rPr>
      </w:pPr>
      <w:r w:rsidRPr="003351A3">
        <w:rPr>
          <w:rFonts w:ascii="Times New Roman" w:hAnsi="Times New Roman"/>
        </w:rPr>
        <w:fldChar w:fldCharType="end"/>
      </w:r>
    </w:p>
    <w:p w:rsidR="00487F99" w:rsidRPr="003351A3" w:rsidRDefault="00487F99">
      <w:pPr>
        <w:pStyle w:val="TableofFigures"/>
        <w:tabs>
          <w:tab w:val="right" w:leader="dot" w:pos="9350"/>
        </w:tabs>
        <w:rPr>
          <w:rFonts w:ascii="Times New Roman" w:hAnsi="Times New Roman"/>
          <w:b/>
        </w:rPr>
      </w:pPr>
      <w:r w:rsidRPr="003351A3">
        <w:rPr>
          <w:rFonts w:ascii="Times New Roman" w:hAnsi="Times New Roman"/>
          <w:b/>
        </w:rPr>
        <w:t>Figures</w:t>
      </w:r>
    </w:p>
    <w:p w:rsidR="00487F99" w:rsidRPr="003351A3" w:rsidRDefault="00487F99" w:rsidP="00666097">
      <w:pPr>
        <w:pStyle w:val="TableofFigures"/>
        <w:tabs>
          <w:tab w:val="right" w:leader="dot" w:pos="9350"/>
        </w:tabs>
        <w:spacing w:line="240" w:lineRule="auto"/>
        <w:rPr>
          <w:rFonts w:ascii="Times New Roman" w:hAnsi="Times New Roman"/>
        </w:rPr>
      </w:pPr>
      <w:r w:rsidRPr="003351A3">
        <w:rPr>
          <w:rFonts w:ascii="Times New Roman" w:hAnsi="Times New Roman"/>
        </w:rPr>
        <w:fldChar w:fldCharType="begin"/>
      </w:r>
      <w:r w:rsidRPr="003351A3">
        <w:rPr>
          <w:rFonts w:ascii="Times New Roman" w:hAnsi="Times New Roman"/>
        </w:rPr>
        <w:instrText xml:space="preserve"> TOC \h \z \c "Figure" </w:instrText>
      </w:r>
      <w:r w:rsidRPr="003351A3">
        <w:rPr>
          <w:rFonts w:ascii="Times New Roman" w:hAnsi="Times New Roman"/>
        </w:rPr>
        <w:fldChar w:fldCharType="separate"/>
      </w:r>
      <w:hyperlink w:anchor="_Toc308443601" w:history="1">
        <w:r w:rsidRPr="003351A3">
          <w:rPr>
            <w:rStyle w:val="Hyperlink"/>
            <w:rFonts w:ascii="Times New Roman" w:hAnsi="Times New Roman"/>
          </w:rPr>
          <w:t>Figure 1. Livestock and maize trade flows in Eastern Africa</w:t>
        </w:r>
        <w:r w:rsidRPr="003351A3">
          <w:rPr>
            <w:rFonts w:ascii="Times New Roman" w:hAnsi="Times New Roman"/>
            <w:webHidden/>
          </w:rPr>
          <w:tab/>
        </w:r>
        <w:r w:rsidRPr="003351A3">
          <w:rPr>
            <w:rFonts w:ascii="Times New Roman" w:hAnsi="Times New Roman"/>
            <w:webHidden/>
          </w:rPr>
          <w:fldChar w:fldCharType="begin"/>
        </w:r>
        <w:r w:rsidRPr="003351A3">
          <w:rPr>
            <w:rFonts w:ascii="Times New Roman" w:hAnsi="Times New Roman"/>
            <w:webHidden/>
          </w:rPr>
          <w:instrText xml:space="preserve"> PAGEREF _Toc308443601 \h </w:instrText>
        </w:r>
        <w:r w:rsidRPr="003351A3">
          <w:rPr>
            <w:rFonts w:ascii="Times New Roman" w:hAnsi="Times New Roman"/>
            <w:webHidden/>
          </w:rPr>
        </w:r>
        <w:r w:rsidRPr="003351A3">
          <w:rPr>
            <w:rFonts w:ascii="Times New Roman" w:hAnsi="Times New Roman"/>
            <w:webHidden/>
          </w:rPr>
          <w:fldChar w:fldCharType="separate"/>
        </w:r>
        <w:r w:rsidRPr="003351A3">
          <w:rPr>
            <w:rFonts w:ascii="Times New Roman" w:hAnsi="Times New Roman"/>
            <w:webHidden/>
          </w:rPr>
          <w:t>6</w:t>
        </w:r>
        <w:r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602" w:history="1">
        <w:r w:rsidR="00487F99" w:rsidRPr="003351A3">
          <w:rPr>
            <w:rStyle w:val="Hyperlink"/>
            <w:rFonts w:ascii="Times New Roman" w:hAnsi="Times New Roman"/>
          </w:rPr>
          <w:t>Figure 2. Trends in the ratio of grain prices relative to livestock prices in the Somali and Afar regions of Ethiopia</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_Toc308443602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7</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603" w:history="1">
        <w:r w:rsidR="00487F99" w:rsidRPr="003351A3">
          <w:rPr>
            <w:rStyle w:val="Hyperlink"/>
            <w:rFonts w:ascii="Times New Roman" w:hAnsi="Times New Roman"/>
          </w:rPr>
          <w:t>Figure 3. Cattle cycle and median herd size</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_Toc308443603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11</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604" w:history="1">
        <w:r w:rsidR="00487F99" w:rsidRPr="003351A3">
          <w:rPr>
            <w:rStyle w:val="Hyperlink"/>
            <w:rFonts w:ascii="Times New Roman" w:hAnsi="Times New Roman"/>
          </w:rPr>
          <w:t>Figure 4. Herd size threshold effects that push households out of pastoralism</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_Toc308443604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11</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605" w:history="1">
        <w:r w:rsidR="00487F99" w:rsidRPr="003351A3">
          <w:rPr>
            <w:rStyle w:val="Hyperlink"/>
            <w:rFonts w:ascii="Times New Roman" w:hAnsi="Times New Roman"/>
          </w:rPr>
          <w:t>Figure 5. Transforming the Arid and Semi-Arad Lowlands of the Horn of Africa: where are the knowledge gaps?</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_Toc308443605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16</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606" w:history="1">
        <w:r w:rsidR="00487F99" w:rsidRPr="003351A3">
          <w:rPr>
            <w:rStyle w:val="Hyperlink"/>
            <w:rFonts w:ascii="Times New Roman" w:hAnsi="Times New Roman"/>
          </w:rPr>
          <w:t>Figure 6. A map of irrigable areas by lowland and highlands of eastern Africa</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_Toc308443606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23</w:t>
        </w:r>
        <w:r w:rsidR="00487F99" w:rsidRPr="003351A3">
          <w:rPr>
            <w:rFonts w:ascii="Times New Roman" w:hAnsi="Times New Roman"/>
            <w:webHidden/>
          </w:rPr>
          <w:fldChar w:fldCharType="end"/>
        </w:r>
      </w:hyperlink>
    </w:p>
    <w:p w:rsidR="00487F99" w:rsidRPr="003351A3" w:rsidRDefault="00487F99" w:rsidP="00666097">
      <w:pPr>
        <w:pStyle w:val="TableofFigures"/>
        <w:tabs>
          <w:tab w:val="right" w:leader="dot" w:pos="9350"/>
        </w:tabs>
        <w:spacing w:line="240" w:lineRule="auto"/>
        <w:rPr>
          <w:rFonts w:ascii="Times New Roman" w:hAnsi="Times New Roman"/>
        </w:rPr>
      </w:pPr>
      <w:r w:rsidRPr="003351A3">
        <w:fldChar w:fldCharType="begin"/>
      </w:r>
      <w:r w:rsidRPr="003351A3">
        <w:instrText>HYPERLINK \l "_Toc308443607"</w:instrText>
      </w:r>
      <w:r w:rsidRPr="003351A3">
        <w:fldChar w:fldCharType="separate"/>
      </w:r>
      <w:r w:rsidRPr="003351A3">
        <w:rPr>
          <w:rStyle w:val="Hyperlink"/>
          <w:rFonts w:ascii="Times New Roman" w:hAnsi="Times New Roman"/>
        </w:rPr>
        <w:t>Figure 7. A map of literacy status in Ethiopia by pastoralist and non</w:t>
      </w:r>
      <w:del w:id="41" w:author="Author">
        <w:r w:rsidRPr="003351A3" w:rsidDel="008328FA">
          <w:rPr>
            <w:rStyle w:val="Hyperlink"/>
            <w:rFonts w:ascii="Times New Roman" w:hAnsi="Times New Roman"/>
          </w:rPr>
          <w:delText>-</w:delText>
        </w:r>
      </w:del>
      <w:r w:rsidRPr="003351A3">
        <w:rPr>
          <w:rStyle w:val="Hyperlink"/>
          <w:rFonts w:ascii="Times New Roman" w:hAnsi="Times New Roman"/>
        </w:rPr>
        <w:t>pastoralist woredas (districts)</w:t>
      </w:r>
      <w:r w:rsidRPr="003351A3">
        <w:rPr>
          <w:rFonts w:ascii="Times New Roman" w:hAnsi="Times New Roman"/>
          <w:webHidden/>
        </w:rPr>
        <w:tab/>
      </w:r>
      <w:r w:rsidRPr="003351A3">
        <w:rPr>
          <w:rFonts w:ascii="Times New Roman" w:hAnsi="Times New Roman"/>
          <w:webHidden/>
        </w:rPr>
        <w:fldChar w:fldCharType="begin"/>
      </w:r>
      <w:r w:rsidRPr="003351A3">
        <w:rPr>
          <w:rFonts w:ascii="Times New Roman" w:hAnsi="Times New Roman"/>
          <w:webHidden/>
        </w:rPr>
        <w:instrText xml:space="preserve"> PAGEREF _Toc308443607 \h </w:instrText>
      </w:r>
      <w:r w:rsidRPr="003351A3">
        <w:rPr>
          <w:rFonts w:ascii="Times New Roman" w:hAnsi="Times New Roman"/>
          <w:webHidden/>
        </w:rPr>
      </w:r>
      <w:r w:rsidRPr="003351A3">
        <w:rPr>
          <w:rFonts w:ascii="Times New Roman" w:hAnsi="Times New Roman"/>
          <w:webHidden/>
        </w:rPr>
        <w:fldChar w:fldCharType="separate"/>
      </w:r>
      <w:r w:rsidRPr="003351A3">
        <w:rPr>
          <w:rFonts w:ascii="Times New Roman" w:hAnsi="Times New Roman"/>
          <w:webHidden/>
        </w:rPr>
        <w:t>25</w:t>
      </w:r>
      <w:r w:rsidRPr="003351A3">
        <w:rPr>
          <w:rFonts w:ascii="Times New Roman" w:hAnsi="Times New Roman"/>
          <w:webHidden/>
        </w:rPr>
        <w:fldChar w:fldCharType="end"/>
      </w:r>
      <w:r w:rsidRPr="003351A3">
        <w:fldChar w:fldCharType="end"/>
      </w:r>
    </w:p>
    <w:p w:rsidR="00487F99" w:rsidRPr="003351A3" w:rsidRDefault="00C92B40" w:rsidP="00666097">
      <w:pPr>
        <w:pStyle w:val="TableofFigures"/>
        <w:tabs>
          <w:tab w:val="right" w:leader="dot" w:pos="9350"/>
        </w:tabs>
        <w:spacing w:line="240" w:lineRule="auto"/>
        <w:rPr>
          <w:rFonts w:ascii="Times New Roman" w:hAnsi="Times New Roman"/>
        </w:rPr>
      </w:pPr>
      <w:hyperlink w:anchor="_Toc308443608" w:history="1">
        <w:r w:rsidR="00487F99" w:rsidRPr="003351A3">
          <w:rPr>
            <w:rStyle w:val="Hyperlink"/>
            <w:rFonts w:ascii="Times New Roman" w:hAnsi="Times New Roman"/>
          </w:rPr>
          <w:t>Figure 8. Trends in livestock-related exports in Ethiopia: 2000-2010 (current USD, millions)</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_Toc308443608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28</w:t>
        </w:r>
        <w:r w:rsidR="00487F99" w:rsidRPr="003351A3">
          <w:rPr>
            <w:rFonts w:ascii="Times New Roman" w:hAnsi="Times New Roman"/>
            <w:webHidden/>
          </w:rPr>
          <w:fldChar w:fldCharType="end"/>
        </w:r>
      </w:hyperlink>
    </w:p>
    <w:p w:rsidR="00487F99" w:rsidRPr="003351A3" w:rsidRDefault="00487F99">
      <w:pPr>
        <w:spacing w:after="0" w:line="240" w:lineRule="auto"/>
        <w:rPr>
          <w:rFonts w:ascii="Times New Roman" w:hAnsi="Times New Roman"/>
        </w:rPr>
      </w:pPr>
      <w:r w:rsidRPr="003351A3">
        <w:rPr>
          <w:rFonts w:ascii="Times New Roman" w:hAnsi="Times New Roman"/>
        </w:rPr>
        <w:fldChar w:fldCharType="end"/>
      </w:r>
    </w:p>
    <w:p w:rsidR="00487F99" w:rsidRPr="003351A3" w:rsidRDefault="00487F99">
      <w:pPr>
        <w:spacing w:after="0" w:line="240" w:lineRule="auto"/>
        <w:rPr>
          <w:rFonts w:ascii="Times New Roman" w:hAnsi="Times New Roman"/>
          <w:b/>
        </w:rPr>
      </w:pPr>
      <w:r w:rsidRPr="003351A3">
        <w:rPr>
          <w:rFonts w:ascii="Times New Roman" w:hAnsi="Times New Roman"/>
          <w:b/>
        </w:rPr>
        <w:t>Boxes</w:t>
      </w:r>
    </w:p>
    <w:p w:rsidR="00487F99" w:rsidRPr="003351A3" w:rsidRDefault="00487F99" w:rsidP="00666097">
      <w:pPr>
        <w:pStyle w:val="TableofFigures"/>
        <w:tabs>
          <w:tab w:val="right" w:leader="dot" w:pos="9350"/>
        </w:tabs>
        <w:spacing w:line="240" w:lineRule="auto"/>
        <w:rPr>
          <w:rFonts w:ascii="Times New Roman" w:hAnsi="Times New Roman"/>
        </w:rPr>
      </w:pPr>
      <w:r w:rsidRPr="003351A3">
        <w:rPr>
          <w:rFonts w:ascii="Times New Roman" w:hAnsi="Times New Roman"/>
        </w:rPr>
        <w:fldChar w:fldCharType="begin"/>
      </w:r>
      <w:r w:rsidRPr="003351A3">
        <w:rPr>
          <w:rFonts w:ascii="Times New Roman" w:hAnsi="Times New Roman"/>
        </w:rPr>
        <w:instrText xml:space="preserve"> TOC \h \z \c "Box" </w:instrText>
      </w:r>
      <w:r w:rsidRPr="003351A3">
        <w:rPr>
          <w:rFonts w:ascii="Times New Roman" w:hAnsi="Times New Roman"/>
        </w:rPr>
        <w:fldChar w:fldCharType="separate"/>
      </w:r>
      <w:hyperlink r:id="rId10" w:anchor="_Toc308443609" w:history="1">
        <w:r w:rsidRPr="003351A3">
          <w:rPr>
            <w:rStyle w:val="Hyperlink"/>
            <w:rFonts w:ascii="Times New Roman" w:hAnsi="Times New Roman"/>
          </w:rPr>
          <w:t>Box 1. Findings from the PARIMA project on southern Ethiopia and Northern Kenya</w:t>
        </w:r>
        <w:r w:rsidRPr="003351A3">
          <w:rPr>
            <w:rFonts w:ascii="Times New Roman" w:hAnsi="Times New Roman"/>
            <w:webHidden/>
          </w:rPr>
          <w:tab/>
        </w:r>
        <w:r w:rsidRPr="003351A3">
          <w:rPr>
            <w:rFonts w:ascii="Times New Roman" w:hAnsi="Times New Roman"/>
            <w:webHidden/>
          </w:rPr>
          <w:fldChar w:fldCharType="begin"/>
        </w:r>
        <w:r w:rsidRPr="003351A3">
          <w:rPr>
            <w:rFonts w:ascii="Times New Roman" w:hAnsi="Times New Roman"/>
            <w:webHidden/>
          </w:rPr>
          <w:instrText xml:space="preserve"> PAGEREF _Toc308443609 \h </w:instrText>
        </w:r>
        <w:r w:rsidRPr="003351A3">
          <w:rPr>
            <w:rFonts w:ascii="Times New Roman" w:hAnsi="Times New Roman"/>
            <w:webHidden/>
          </w:rPr>
        </w:r>
        <w:r w:rsidRPr="003351A3">
          <w:rPr>
            <w:rFonts w:ascii="Times New Roman" w:hAnsi="Times New Roman"/>
            <w:webHidden/>
          </w:rPr>
          <w:fldChar w:fldCharType="separate"/>
        </w:r>
        <w:r w:rsidRPr="003351A3">
          <w:rPr>
            <w:rFonts w:ascii="Times New Roman" w:hAnsi="Times New Roman"/>
            <w:webHidden/>
          </w:rPr>
          <w:t>19</w:t>
        </w:r>
        <w:r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r:id="rId11" w:anchor="_Toc308443610" w:history="1">
        <w:r w:rsidR="00487F99" w:rsidRPr="003351A3">
          <w:rPr>
            <w:rStyle w:val="Hyperlink"/>
            <w:rFonts w:ascii="Times New Roman" w:hAnsi="Times New Roman"/>
          </w:rPr>
          <w:t>Box 2. Education and pastoralism in Africa: a snapshot of some experience to date</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_Toc308443610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26</w:t>
        </w:r>
        <w:r w:rsidR="00487F99" w:rsidRPr="003351A3">
          <w:rPr>
            <w:rFonts w:ascii="Times New Roman" w:hAnsi="Times New Roman"/>
            <w:webHidden/>
          </w:rPr>
          <w:fldChar w:fldCharType="end"/>
        </w:r>
      </w:hyperlink>
    </w:p>
    <w:p w:rsidR="00487F99" w:rsidRPr="003351A3" w:rsidRDefault="00C92B40" w:rsidP="00666097">
      <w:pPr>
        <w:pStyle w:val="TableofFigures"/>
        <w:tabs>
          <w:tab w:val="right" w:leader="dot" w:pos="9350"/>
        </w:tabs>
        <w:spacing w:line="240" w:lineRule="auto"/>
        <w:rPr>
          <w:rFonts w:ascii="Times New Roman" w:hAnsi="Times New Roman"/>
        </w:rPr>
      </w:pPr>
      <w:hyperlink r:id="rId12" w:anchor="_Toc308443611" w:history="1">
        <w:r w:rsidR="00487F99" w:rsidRPr="003351A3">
          <w:rPr>
            <w:rStyle w:val="Hyperlink"/>
            <w:rFonts w:ascii="Times New Roman" w:hAnsi="Times New Roman"/>
          </w:rPr>
          <w:t>Box 3. Safety nets and emergency interventions: problems and potential</w:t>
        </w:r>
        <w:r w:rsidR="00487F99" w:rsidRPr="003351A3">
          <w:rPr>
            <w:rFonts w:ascii="Times New Roman" w:hAnsi="Times New Roman"/>
            <w:webHidden/>
          </w:rPr>
          <w:tab/>
        </w:r>
        <w:r w:rsidR="00487F99" w:rsidRPr="003351A3">
          <w:rPr>
            <w:rFonts w:ascii="Times New Roman" w:hAnsi="Times New Roman"/>
            <w:webHidden/>
          </w:rPr>
          <w:fldChar w:fldCharType="begin"/>
        </w:r>
        <w:r w:rsidR="00487F99" w:rsidRPr="003351A3">
          <w:rPr>
            <w:rFonts w:ascii="Times New Roman" w:hAnsi="Times New Roman"/>
            <w:webHidden/>
          </w:rPr>
          <w:instrText xml:space="preserve"> PAGEREF _Toc308443611 \h </w:instrText>
        </w:r>
        <w:r w:rsidR="00487F99" w:rsidRPr="003351A3">
          <w:rPr>
            <w:rFonts w:ascii="Times New Roman" w:hAnsi="Times New Roman"/>
            <w:webHidden/>
          </w:rPr>
        </w:r>
        <w:r w:rsidR="00487F99" w:rsidRPr="003351A3">
          <w:rPr>
            <w:rFonts w:ascii="Times New Roman" w:hAnsi="Times New Roman"/>
            <w:webHidden/>
          </w:rPr>
          <w:fldChar w:fldCharType="separate"/>
        </w:r>
        <w:r w:rsidR="00487F99" w:rsidRPr="003351A3">
          <w:rPr>
            <w:rFonts w:ascii="Times New Roman" w:hAnsi="Times New Roman"/>
            <w:webHidden/>
          </w:rPr>
          <w:t>34</w:t>
        </w:r>
        <w:r w:rsidR="00487F99" w:rsidRPr="003351A3">
          <w:rPr>
            <w:rFonts w:ascii="Times New Roman" w:hAnsi="Times New Roman"/>
            <w:webHidden/>
          </w:rPr>
          <w:fldChar w:fldCharType="end"/>
        </w:r>
      </w:hyperlink>
    </w:p>
    <w:p w:rsidR="00487F99" w:rsidRPr="003351A3" w:rsidRDefault="00487F99">
      <w:pPr>
        <w:spacing w:after="0" w:line="240" w:lineRule="auto"/>
        <w:rPr>
          <w:rFonts w:ascii="Times New Roman" w:hAnsi="Times New Roman"/>
          <w:b/>
          <w:bCs/>
          <w:sz w:val="24"/>
          <w:szCs w:val="24"/>
        </w:rPr>
      </w:pPr>
      <w:r w:rsidRPr="003351A3">
        <w:rPr>
          <w:rFonts w:ascii="Times New Roman" w:hAnsi="Times New Roman"/>
        </w:rPr>
        <w:fldChar w:fldCharType="end"/>
      </w:r>
      <w:r w:rsidRPr="003351A3">
        <w:rPr>
          <w:rFonts w:ascii="Times New Roman" w:hAnsi="Times New Roman"/>
        </w:rPr>
        <w:br w:type="page"/>
      </w:r>
    </w:p>
    <w:p w:rsidR="00487F99" w:rsidRPr="003351A3" w:rsidRDefault="00487F99">
      <w:pPr>
        <w:pStyle w:val="Heading1"/>
        <w:rPr>
          <w:rFonts w:ascii="Times New Roman" w:hAnsi="Times New Roman"/>
        </w:rPr>
      </w:pPr>
      <w:bookmarkStart w:id="42" w:name="_Toc315372523"/>
      <w:r w:rsidRPr="003351A3">
        <w:rPr>
          <w:rFonts w:ascii="Times New Roman" w:hAnsi="Times New Roman"/>
        </w:rPr>
        <w:lastRenderedPageBreak/>
        <w:t>1. Introduction</w:t>
      </w:r>
      <w:bookmarkEnd w:id="42"/>
    </w:p>
    <w:p w:rsidR="00487F99" w:rsidRPr="003351A3" w:rsidRDefault="00487F99">
      <w:pPr>
        <w:spacing w:after="120" w:line="240" w:lineRule="auto"/>
        <w:jc w:val="both"/>
        <w:rPr>
          <w:rFonts w:ascii="Times New Roman" w:hAnsi="Times New Roman"/>
        </w:rPr>
      </w:pPr>
      <w:r w:rsidRPr="003351A3">
        <w:rPr>
          <w:rFonts w:ascii="Times New Roman" w:hAnsi="Times New Roman"/>
        </w:rPr>
        <w:t>The recent drought in the Horn of Africa is intensifying perceptions that the region’s pastoralist-dominated livelihood system is unsustainable.</w:t>
      </w:r>
      <w:r w:rsidR="003351A3" w:rsidRPr="003351A3">
        <w:rPr>
          <w:rFonts w:ascii="Times New Roman" w:hAnsi="Times New Roman"/>
        </w:rPr>
        <w:t xml:space="preserve"> </w:t>
      </w:r>
      <w:r w:rsidRPr="003351A3">
        <w:rPr>
          <w:rFonts w:ascii="Times New Roman" w:hAnsi="Times New Roman"/>
        </w:rPr>
        <w:t xml:space="preserve">Certainly in some respects this pessimism is justified. Droughts in the arid and </w:t>
      </w:r>
      <w:r w:rsidR="009E4CB7">
        <w:rPr>
          <w:rFonts w:ascii="Times New Roman" w:hAnsi="Times New Roman"/>
        </w:rPr>
        <w:t>semiarid</w:t>
      </w:r>
      <w:r w:rsidRPr="003351A3">
        <w:rPr>
          <w:rFonts w:ascii="Times New Roman" w:hAnsi="Times New Roman"/>
        </w:rPr>
        <w:t xml:space="preserve"> lowlands (ASAL) of the region seem to regularly decimate herd sizes, and the impacts of these droughts appear to be increasing over time. Such frequent shocks make it difficult (in some cases impossible) to restock herds, thus permanently pushing many pastoralists into </w:t>
      </w:r>
      <w:proofErr w:type="spellStart"/>
      <w:r w:rsidRPr="003351A3">
        <w:rPr>
          <w:rFonts w:ascii="Times New Roman" w:hAnsi="Times New Roman"/>
        </w:rPr>
        <w:t>nonpastoralist</w:t>
      </w:r>
      <w:proofErr w:type="spellEnd"/>
      <w:r w:rsidRPr="003351A3">
        <w:rPr>
          <w:rFonts w:ascii="Times New Roman" w:hAnsi="Times New Roman"/>
        </w:rPr>
        <w:t xml:space="preserve"> livelihoods that are often less resilient than pastoralism. In addition to cyclical problems, secular trends in human and livestock population growth are widely thought to be creating unsustainable pressure on land and water resources, and increasing the vulnerability of pastoralist populations to drought. Human populations are growing rapidly just as grazing lands for pastoralists are shrinking on the back of cropland expansion, shrub</w:t>
      </w:r>
      <w:r w:rsidR="00B336C3">
        <w:rPr>
          <w:rFonts w:ascii="Times New Roman" w:hAnsi="Times New Roman"/>
        </w:rPr>
        <w:t xml:space="preserve"> or </w:t>
      </w:r>
      <w:r w:rsidRPr="003351A3">
        <w:rPr>
          <w:rFonts w:ascii="Times New Roman" w:hAnsi="Times New Roman"/>
        </w:rPr>
        <w:t>pest encroachment</w:t>
      </w:r>
      <w:r w:rsidR="0015665F">
        <w:rPr>
          <w:rFonts w:ascii="Times New Roman" w:hAnsi="Times New Roman"/>
        </w:rPr>
        <w:t>,</w:t>
      </w:r>
      <w:r w:rsidRPr="003351A3">
        <w:rPr>
          <w:rFonts w:ascii="Times New Roman" w:hAnsi="Times New Roman"/>
        </w:rPr>
        <w:t xml:space="preserve"> and conflict. Climate change is also a major threat to such an arid region, and some studies predict an impact already and a greater impact in the future (Williams and Funk 2011). Related to these trends are political economy processes that have directly and indirectly hindered pastoralist development.</w:t>
      </w:r>
      <w:r w:rsidR="003351A3" w:rsidRPr="003351A3">
        <w:rPr>
          <w:rFonts w:ascii="Times New Roman" w:hAnsi="Times New Roman"/>
        </w:rPr>
        <w:t xml:space="preserve"> </w:t>
      </w:r>
      <w:r w:rsidRPr="003351A3">
        <w:rPr>
          <w:rFonts w:ascii="Times New Roman" w:hAnsi="Times New Roman"/>
        </w:rPr>
        <w:t xml:space="preserve">Scarcities of land and water are </w:t>
      </w:r>
      <w:r w:rsidR="0015665F" w:rsidRPr="003351A3">
        <w:rPr>
          <w:rFonts w:ascii="Times New Roman" w:hAnsi="Times New Roman"/>
        </w:rPr>
        <w:t xml:space="preserve">both </w:t>
      </w:r>
      <w:r w:rsidRPr="003351A3">
        <w:rPr>
          <w:rFonts w:ascii="Times New Roman" w:hAnsi="Times New Roman"/>
        </w:rPr>
        <w:t xml:space="preserve">driving local conflicts and contributing to the larger scale civil war in Somalia. But more generally there are perceptions of an entrenched political disconnect between pastoralist populations and the predominantly </w:t>
      </w:r>
      <w:proofErr w:type="spellStart"/>
      <w:r w:rsidRPr="003351A3">
        <w:rPr>
          <w:rFonts w:ascii="Times New Roman" w:hAnsi="Times New Roman"/>
        </w:rPr>
        <w:t>nonpastoralist</w:t>
      </w:r>
      <w:proofErr w:type="spellEnd"/>
      <w:r w:rsidRPr="003351A3">
        <w:rPr>
          <w:rFonts w:ascii="Times New Roman" w:hAnsi="Times New Roman"/>
        </w:rPr>
        <w:t xml:space="preserve"> central governments of the region.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 xml:space="preserve">Yet despite some truth in all of these arguments, pastoralist pessimism needs to be tempered by a number of </w:t>
      </w:r>
      <w:proofErr w:type="spellStart"/>
      <w:r w:rsidRPr="003351A3">
        <w:rPr>
          <w:rFonts w:ascii="Times New Roman" w:hAnsi="Times New Roman" w:cs="Times New Roman"/>
        </w:rPr>
        <w:t>underrecognized</w:t>
      </w:r>
      <w:proofErr w:type="spellEnd"/>
      <w:r w:rsidRPr="003351A3">
        <w:rPr>
          <w:rFonts w:ascii="Times New Roman" w:hAnsi="Times New Roman" w:cs="Times New Roman"/>
        </w:rPr>
        <w:t xml:space="preserve"> facts. First, pastoralism is undoubtedly a sector of comparative advantage in the </w:t>
      </w:r>
      <w:r w:rsidR="009E4CB7">
        <w:rPr>
          <w:rFonts w:ascii="Times New Roman" w:hAnsi="Times New Roman" w:cs="Times New Roman"/>
        </w:rPr>
        <w:t>semiarid</w:t>
      </w:r>
      <w:r w:rsidRPr="003351A3">
        <w:rPr>
          <w:rFonts w:ascii="Times New Roman" w:hAnsi="Times New Roman" w:cs="Times New Roman"/>
        </w:rPr>
        <w:t xml:space="preserve"> lowland regions of the Horn. These regions are characterized by relative land abundance but also by rainfall patterns that vary markedly across both time and space. Mobile livestock herds make efficient and risk-minimizing use of such an environment. Numerous studies have shown that mobility and trade are key to both wealth accumulation and drought management for pastoralists (ILRI 201</w:t>
      </w:r>
      <w:r w:rsidR="00106AEB">
        <w:rPr>
          <w:rFonts w:ascii="Times New Roman" w:hAnsi="Times New Roman" w:cs="Times New Roman"/>
        </w:rPr>
        <w:t>0</w:t>
      </w:r>
      <w:r w:rsidRPr="003351A3">
        <w:rPr>
          <w:rFonts w:ascii="Times New Roman" w:hAnsi="Times New Roman" w:cs="Times New Roman"/>
        </w:rPr>
        <w:t>; Devereux 2006; Little et al. 2010a,</w:t>
      </w:r>
      <w:ins w:id="43" w:author="Author">
        <w:r w:rsidR="0015665F">
          <w:rPr>
            <w:rFonts w:ascii="Times New Roman" w:hAnsi="Times New Roman" w:cs="Times New Roman"/>
          </w:rPr>
          <w:t xml:space="preserve"> </w:t>
        </w:r>
        <w:r w:rsidR="00123FEF">
          <w:rPr>
            <w:rFonts w:ascii="Times New Roman" w:hAnsi="Times New Roman" w:cs="Times New Roman"/>
          </w:rPr>
          <w:t>2010</w:t>
        </w:r>
      </w:ins>
      <w:r w:rsidRPr="003351A3">
        <w:rPr>
          <w:rFonts w:ascii="Times New Roman" w:hAnsi="Times New Roman" w:cs="Times New Roman"/>
        </w:rPr>
        <w:t>b,</w:t>
      </w:r>
      <w:ins w:id="44" w:author="Author">
        <w:r w:rsidR="0015665F">
          <w:rPr>
            <w:rFonts w:ascii="Times New Roman" w:hAnsi="Times New Roman" w:cs="Times New Roman"/>
          </w:rPr>
          <w:t xml:space="preserve"> </w:t>
        </w:r>
        <w:r w:rsidR="00123FEF">
          <w:rPr>
            <w:rFonts w:ascii="Times New Roman" w:hAnsi="Times New Roman" w:cs="Times New Roman"/>
          </w:rPr>
          <w:t>2010</w:t>
        </w:r>
      </w:ins>
      <w:r w:rsidRPr="003351A3">
        <w:rPr>
          <w:rFonts w:ascii="Times New Roman" w:hAnsi="Times New Roman" w:cs="Times New Roman"/>
        </w:rPr>
        <w:t xml:space="preserve">c), and that mobile pastoralists appear to be significantly better off than ex-pastoralist sedentary farmers in the same regions (especially farmers without irrigation).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Second, the domestic and international environment for livestock trade is actually quite favorable. Along with other commodity prices, international livestock prices have increased markedly in recent years. In Ethiopia</w:t>
      </w:r>
      <w:ins w:id="45" w:author="Author">
        <w:r w:rsidR="000C59DF">
          <w:rPr>
            <w:rFonts w:ascii="Times New Roman" w:hAnsi="Times New Roman" w:cs="Times New Roman"/>
          </w:rPr>
          <w:t>,</w:t>
        </w:r>
      </w:ins>
      <w:r w:rsidRPr="003351A3">
        <w:rPr>
          <w:rFonts w:ascii="Times New Roman" w:hAnsi="Times New Roman" w:cs="Times New Roman"/>
        </w:rPr>
        <w:t xml:space="preserve"> expanding crop area in the highlands, rising incomes</w:t>
      </w:r>
      <w:ins w:id="46" w:author="Author">
        <w:r w:rsidR="000C59DF">
          <w:rPr>
            <w:rFonts w:ascii="Times New Roman" w:hAnsi="Times New Roman" w:cs="Times New Roman"/>
          </w:rPr>
          <w:t>,</w:t>
        </w:r>
      </w:ins>
      <w:r w:rsidRPr="003351A3">
        <w:rPr>
          <w:rFonts w:ascii="Times New Roman" w:hAnsi="Times New Roman" w:cs="Times New Roman"/>
        </w:rPr>
        <w:t xml:space="preserve"> and the prospect of rapid urban population growth all imply that the demand for meat will continue to grow rapidly in the years to come. Indeed, prior to the current drought, the terms of trade for livestock vis-à-vis grains </w:t>
      </w:r>
      <w:r w:rsidR="000C59DF">
        <w:rPr>
          <w:rFonts w:ascii="Times New Roman" w:hAnsi="Times New Roman" w:cs="Times New Roman"/>
        </w:rPr>
        <w:t>were</w:t>
      </w:r>
      <w:r w:rsidR="000C59DF" w:rsidRPr="003351A3">
        <w:rPr>
          <w:rFonts w:ascii="Times New Roman" w:hAnsi="Times New Roman" w:cs="Times New Roman"/>
        </w:rPr>
        <w:t xml:space="preserve"> </w:t>
      </w:r>
      <w:r w:rsidRPr="003351A3">
        <w:rPr>
          <w:rFonts w:ascii="Times New Roman" w:hAnsi="Times New Roman" w:cs="Times New Roman"/>
        </w:rPr>
        <w:t xml:space="preserve">actually very favorable </w:t>
      </w:r>
      <w:ins w:id="47" w:author="Author">
        <w:r w:rsidR="000C59DF">
          <w:rPr>
            <w:rFonts w:ascii="Times New Roman" w:hAnsi="Times New Roman" w:cs="Times New Roman"/>
          </w:rPr>
          <w:t xml:space="preserve">toward </w:t>
        </w:r>
      </w:ins>
      <w:r w:rsidRPr="003351A3">
        <w:rPr>
          <w:rFonts w:ascii="Times New Roman" w:hAnsi="Times New Roman" w:cs="Times New Roman"/>
        </w:rPr>
        <w:t>specialized livestock producers (see below).</w:t>
      </w:r>
      <w:r w:rsidR="003351A3" w:rsidRPr="003351A3">
        <w:rPr>
          <w:rFonts w:ascii="Times New Roman" w:hAnsi="Times New Roman" w:cs="Times New Roman"/>
        </w:rPr>
        <w:t xml:space="preserve"> </w:t>
      </w:r>
      <w:r w:rsidRPr="003351A3">
        <w:rPr>
          <w:rFonts w:ascii="Times New Roman" w:hAnsi="Times New Roman" w:cs="Times New Roman"/>
        </w:rPr>
        <w:t xml:space="preserve">Livestock exports from Ethiopia have also been booming for several years (albeit from a low level), and the region as a whole is ideally placed to cater to strong demand from the Middle East. Indeed, prior to the civil war in Somalia, that country was the largest exporter of live goats in the world.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Finally, while pastoralism is facing sustainability problems associated with population growth, shrinking grazing land</w:t>
      </w:r>
      <w:ins w:id="48" w:author="Author">
        <w:r w:rsidR="008673D6">
          <w:rPr>
            <w:rFonts w:ascii="Times New Roman" w:hAnsi="Times New Roman" w:cs="Times New Roman"/>
          </w:rPr>
          <w:t>,</w:t>
        </w:r>
      </w:ins>
      <w:r w:rsidRPr="003351A3">
        <w:rPr>
          <w:rFonts w:ascii="Times New Roman" w:hAnsi="Times New Roman" w:cs="Times New Roman"/>
        </w:rPr>
        <w:t xml:space="preserve"> and more frequent weather shocks, this is not in itself a justification for neglect of pastoralism. If the ultimate goal of longer term investments in the region is to achieve a successful economic transformation, then this process will invariably require investments in pastoralism as well as a number of other sectors. This is because historical successes in development have</w:t>
      </w:r>
      <w:r w:rsidR="00520EFF">
        <w:rPr>
          <w:rFonts w:ascii="Times New Roman" w:hAnsi="Times New Roman" w:cs="Times New Roman"/>
        </w:rPr>
        <w:t>—</w:t>
      </w:r>
      <w:r w:rsidRPr="003351A3">
        <w:rPr>
          <w:rFonts w:ascii="Times New Roman" w:hAnsi="Times New Roman" w:cs="Times New Roman"/>
        </w:rPr>
        <w:t>with very few exceptions</w:t>
      </w:r>
      <w:r w:rsidRPr="003351A3">
        <w:rPr>
          <w:rStyle w:val="FootnoteReference"/>
          <w:rFonts w:ascii="Times New Roman" w:hAnsi="Times New Roman"/>
        </w:rPr>
        <w:footnoteReference w:id="2"/>
      </w:r>
      <w:r w:rsidR="00520EFF">
        <w:rPr>
          <w:rFonts w:ascii="Times New Roman" w:hAnsi="Times New Roman" w:cs="Times New Roman"/>
        </w:rPr>
        <w:t>—</w:t>
      </w:r>
      <w:r w:rsidRPr="003351A3">
        <w:rPr>
          <w:rFonts w:ascii="Times New Roman" w:hAnsi="Times New Roman" w:cs="Times New Roman"/>
        </w:rPr>
        <w:t xml:space="preserve">entailed both an </w:t>
      </w:r>
      <w:proofErr w:type="spellStart"/>
      <w:r w:rsidRPr="003351A3">
        <w:rPr>
          <w:rFonts w:ascii="Times New Roman" w:hAnsi="Times New Roman" w:cs="Times New Roman"/>
          <w:i/>
        </w:rPr>
        <w:t>inter</w:t>
      </w:r>
      <w:r w:rsidRPr="003351A3">
        <w:rPr>
          <w:rFonts w:ascii="Times New Roman" w:hAnsi="Times New Roman" w:cs="Times New Roman"/>
        </w:rPr>
        <w:t>sectoral</w:t>
      </w:r>
      <w:proofErr w:type="spellEnd"/>
      <w:r w:rsidRPr="003351A3">
        <w:rPr>
          <w:rFonts w:ascii="Times New Roman" w:hAnsi="Times New Roman" w:cs="Times New Roman"/>
        </w:rPr>
        <w:t xml:space="preserve"> transformation from traditional agriculture to nonfarm sectors, as well as an </w:t>
      </w:r>
      <w:proofErr w:type="spellStart"/>
      <w:r w:rsidRPr="003351A3">
        <w:rPr>
          <w:rFonts w:ascii="Times New Roman" w:hAnsi="Times New Roman" w:cs="Times New Roman"/>
          <w:i/>
        </w:rPr>
        <w:t>intra</w:t>
      </w:r>
      <w:r w:rsidRPr="003351A3">
        <w:rPr>
          <w:rFonts w:ascii="Times New Roman" w:hAnsi="Times New Roman" w:cs="Times New Roman"/>
        </w:rPr>
        <w:t>sector</w:t>
      </w:r>
      <w:r w:rsidR="008328FA">
        <w:rPr>
          <w:rFonts w:ascii="Times New Roman" w:hAnsi="Times New Roman" w:cs="Times New Roman"/>
        </w:rPr>
        <w:t>al</w:t>
      </w:r>
      <w:proofErr w:type="spellEnd"/>
      <w:r w:rsidRPr="003351A3">
        <w:rPr>
          <w:rFonts w:ascii="Times New Roman" w:hAnsi="Times New Roman" w:cs="Times New Roman"/>
        </w:rPr>
        <w:t xml:space="preserve"> transformation of traditional agriculture itself, into a more productive and commercialized sector (Timmer 200</w:t>
      </w:r>
      <w:r w:rsidR="00106AEB">
        <w:rPr>
          <w:rFonts w:ascii="Times New Roman" w:hAnsi="Times New Roman" w:cs="Times New Roman"/>
        </w:rPr>
        <w:t>7</w:t>
      </w:r>
      <w:r w:rsidRPr="003351A3">
        <w:rPr>
          <w:rFonts w:ascii="Times New Roman" w:hAnsi="Times New Roman" w:cs="Times New Roman"/>
        </w:rPr>
        <w:t xml:space="preserve">). Without such an </w:t>
      </w:r>
      <w:proofErr w:type="spellStart"/>
      <w:r w:rsidRPr="003351A3">
        <w:rPr>
          <w:rFonts w:ascii="Times New Roman" w:hAnsi="Times New Roman" w:cs="Times New Roman"/>
        </w:rPr>
        <w:t>intrasectoral</w:t>
      </w:r>
      <w:proofErr w:type="spellEnd"/>
      <w:r w:rsidRPr="003351A3">
        <w:rPr>
          <w:rFonts w:ascii="Times New Roman" w:hAnsi="Times New Roman" w:cs="Times New Roman"/>
        </w:rPr>
        <w:t xml:space="preserve"> transformation accompanying the diversification of livelihoods, poverty reduction will typically be very sluggish, chiefly because nonfarm sectors can rarely grow quickly enough to absorb the exiting agricultural labor. This is particularly true in pastoralist areas where there are no obvious large-scale sources of nonfarm employment.</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lastRenderedPageBreak/>
        <w:t>While these arguments are valid in general, they still tell us little about what an optimal investment portfolio in ASAL areas should look like. How much should we invest in pastoralism relative to nonfarm sectors, or relative to more generic investments in infrastructure, education, health, family planning</w:t>
      </w:r>
      <w:r w:rsidR="009256C5">
        <w:rPr>
          <w:rFonts w:ascii="Times New Roman" w:hAnsi="Times New Roman" w:cs="Times New Roman"/>
        </w:rPr>
        <w:t>,</w:t>
      </w:r>
      <w:r w:rsidRPr="003351A3">
        <w:rPr>
          <w:rFonts w:ascii="Times New Roman" w:hAnsi="Times New Roman" w:cs="Times New Roman"/>
        </w:rPr>
        <w:t xml:space="preserve"> and so on? And what kinds of specific outcomes are we looking for? The usual objective of higher incomes may not be sufficient in a region where environmental sustainability and economic resilience are also critical objectives of quite immediate importance. Thus the first question posed in this paper is </w:t>
      </w:r>
      <w:r w:rsidRPr="003351A3">
        <w:rPr>
          <w:rFonts w:ascii="Times New Roman" w:hAnsi="Times New Roman" w:cs="Times New Roman"/>
          <w:i/>
        </w:rPr>
        <w:t xml:space="preserve">“Where </w:t>
      </w:r>
      <w:ins w:id="50" w:author="Author">
        <w:r w:rsidR="009256C5" w:rsidRPr="003351A3">
          <w:rPr>
            <w:rFonts w:ascii="Times New Roman" w:hAnsi="Times New Roman" w:cs="Times New Roman"/>
            <w:i/>
          </w:rPr>
          <w:t>should we</w:t>
        </w:r>
        <w:r w:rsidR="009256C5" w:rsidRPr="003351A3" w:rsidDel="009256C5">
          <w:rPr>
            <w:rFonts w:ascii="Times New Roman" w:hAnsi="Times New Roman" w:cs="Times New Roman"/>
            <w:i/>
          </w:rPr>
          <w:t xml:space="preserve"> </w:t>
        </w:r>
      </w:ins>
      <w:del w:id="51" w:author="Author">
        <w:r w:rsidRPr="003351A3" w:rsidDel="009256C5">
          <w:rPr>
            <w:rFonts w:ascii="Times New Roman" w:hAnsi="Times New Roman" w:cs="Times New Roman"/>
            <w:i/>
          </w:rPr>
          <w:delText xml:space="preserve">to </w:delText>
        </w:r>
      </w:del>
      <w:r w:rsidRPr="003351A3">
        <w:rPr>
          <w:rFonts w:ascii="Times New Roman" w:hAnsi="Times New Roman" w:cs="Times New Roman"/>
          <w:i/>
        </w:rPr>
        <w:t xml:space="preserve">invest?”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 xml:space="preserve">Yet a second and deeply interrelated question is </w:t>
      </w:r>
      <w:r w:rsidRPr="003351A3">
        <w:rPr>
          <w:rFonts w:ascii="Times New Roman" w:hAnsi="Times New Roman" w:cs="Times New Roman"/>
          <w:i/>
        </w:rPr>
        <w:t>“How should we invest?”</w:t>
      </w:r>
      <w:r w:rsidRPr="003351A3">
        <w:rPr>
          <w:rFonts w:ascii="Times New Roman" w:hAnsi="Times New Roman" w:cs="Times New Roman"/>
        </w:rPr>
        <w:t xml:space="preserve"> This question is critical because even if one can identify investments where high benefits would accrue, various geographical and sociopolitical characteristics of ASAL regions may render the costs of such investments exorbitantly high. Of particular concern are very low population densities and high (but declining) rates of mobility. This makes the targeting of public services very costly principally because of high transport costs, but it also makes reducing transport costs less cost-effective because any given road in a low</w:t>
      </w:r>
      <w:r w:rsidR="002B63F5">
        <w:rPr>
          <w:rFonts w:ascii="Times New Roman" w:hAnsi="Times New Roman" w:cs="Times New Roman"/>
        </w:rPr>
        <w:t>-</w:t>
      </w:r>
      <w:r w:rsidRPr="003351A3">
        <w:rPr>
          <w:rFonts w:ascii="Times New Roman" w:hAnsi="Times New Roman" w:cs="Times New Roman"/>
        </w:rPr>
        <w:t xml:space="preserve">density area will be used much less frequently. Thus the question of how to make the most cost-effective and strategic use of space is a critical but often </w:t>
      </w:r>
      <w:proofErr w:type="spellStart"/>
      <w:r w:rsidRPr="003351A3">
        <w:rPr>
          <w:rFonts w:ascii="Times New Roman" w:hAnsi="Times New Roman" w:cs="Times New Roman"/>
        </w:rPr>
        <w:t>underrecognized</w:t>
      </w:r>
      <w:proofErr w:type="spellEnd"/>
      <w:r w:rsidRPr="003351A3">
        <w:rPr>
          <w:rFonts w:ascii="Times New Roman" w:hAnsi="Times New Roman" w:cs="Times New Roman"/>
        </w:rPr>
        <w:t xml:space="preserve"> facet of </w:t>
      </w:r>
      <w:ins w:id="52" w:author="Author">
        <w:r w:rsidR="009D4269">
          <w:rPr>
            <w:rFonts w:ascii="Times New Roman" w:hAnsi="Times New Roman" w:cs="Times New Roman"/>
          </w:rPr>
          <w:t xml:space="preserve">investment in </w:t>
        </w:r>
      </w:ins>
      <w:r w:rsidRPr="003351A3">
        <w:rPr>
          <w:rFonts w:ascii="Times New Roman" w:hAnsi="Times New Roman" w:cs="Times New Roman"/>
        </w:rPr>
        <w:t xml:space="preserve">pastoralist areas.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A second constraint pertains to information asymmetries and sociopolitical tensions. Pastoralists know much more about pastoralism than any outsider ever could. This means that developing the pastoralist economy needs the active participation of pastoralists themselves in addition to the technical expertise and investments of outsiders. Community-led development is therefore critical for managing and sharing scarce resources, for designing policies that are consistent with pastoralist livelihoods and their constraints, and for ensuring that pastoralists themselves feel a greater sense of ownership of and inclusion in the development process. Expanding education services in pastoralist areas will also be crucial</w:t>
      </w:r>
      <w:r w:rsidRPr="003351A3" w:rsidDel="00EC6066">
        <w:rPr>
          <w:rFonts w:ascii="Times New Roman" w:hAnsi="Times New Roman" w:cs="Times New Roman"/>
        </w:rPr>
        <w:t xml:space="preserve"> </w:t>
      </w:r>
      <w:r w:rsidRPr="003351A3">
        <w:rPr>
          <w:rFonts w:ascii="Times New Roman" w:hAnsi="Times New Roman" w:cs="Times New Roman"/>
        </w:rPr>
        <w:t xml:space="preserve">for improving these relationships, because individuals with pastoralist origins will provide an </w:t>
      </w:r>
      <w:r w:rsidR="002855E7" w:rsidRPr="003351A3">
        <w:rPr>
          <w:rFonts w:ascii="Times New Roman" w:hAnsi="Times New Roman" w:cs="Times New Roman"/>
        </w:rPr>
        <w:t>indispensable</w:t>
      </w:r>
      <w:r w:rsidRPr="003351A3">
        <w:rPr>
          <w:rFonts w:ascii="Times New Roman" w:hAnsi="Times New Roman" w:cs="Times New Roman"/>
        </w:rPr>
        <w:t xml:space="preserve"> link between the local and the central, and between the modern and the traditional. These spatial and sociopolitical constraints suggest that technological and institutional innovations will be absolutely essential for rendering pastoralist development projects more effective.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A third and final question posed in this paper pertains to how we can improve the evidence base upon which investments are made. This issue is critical in pastoralist areas because ASAL regions are grossly deficient in most statistics of relevance, including human and animal population levels and dynamics, available grazing land and water resources, and adaptation to shocks. On the research side there is quite a substantial literature on pastoralism, yet that literature is strong in some regions and weaker in others, and in some regards it can quickly become out of date (</w:t>
      </w:r>
      <w:r w:rsidR="004933B4">
        <w:rPr>
          <w:rFonts w:ascii="Times New Roman" w:hAnsi="Times New Roman" w:cs="Times New Roman"/>
        </w:rPr>
        <w:t>for example,</w:t>
      </w:r>
      <w:r w:rsidRPr="003351A3">
        <w:rPr>
          <w:rFonts w:ascii="Times New Roman" w:hAnsi="Times New Roman" w:cs="Times New Roman"/>
        </w:rPr>
        <w:t xml:space="preserve"> </w:t>
      </w:r>
      <w:ins w:id="53" w:author="Author">
        <w:r w:rsidR="00C93524">
          <w:rPr>
            <w:rFonts w:ascii="Times New Roman" w:hAnsi="Times New Roman" w:cs="Times New Roman"/>
          </w:rPr>
          <w:t xml:space="preserve">in relation to </w:t>
        </w:r>
      </w:ins>
      <w:r w:rsidRPr="003351A3">
        <w:rPr>
          <w:rFonts w:ascii="Times New Roman" w:hAnsi="Times New Roman" w:cs="Times New Roman"/>
        </w:rPr>
        <w:t>the impact of cell</w:t>
      </w:r>
      <w:ins w:id="54" w:author="Author">
        <w:r w:rsidR="000D7522">
          <w:rPr>
            <w:rFonts w:ascii="Times New Roman" w:hAnsi="Times New Roman" w:cs="Times New Roman"/>
          </w:rPr>
          <w:t xml:space="preserve">ular </w:t>
        </w:r>
      </w:ins>
      <w:r w:rsidR="000D7522">
        <w:rPr>
          <w:rFonts w:ascii="Times New Roman" w:hAnsi="Times New Roman" w:cs="Times New Roman"/>
        </w:rPr>
        <w:t>tele</w:t>
      </w:r>
      <w:r w:rsidRPr="003351A3">
        <w:rPr>
          <w:rFonts w:ascii="Times New Roman" w:hAnsi="Times New Roman" w:cs="Times New Roman"/>
        </w:rPr>
        <w:t>phones). Moreover, the aforementioned need for innovative interventions in pastoralist areas also means that we need much greater demonstration and project</w:t>
      </w:r>
      <w:r w:rsidR="00C93524">
        <w:rPr>
          <w:rFonts w:ascii="Times New Roman" w:hAnsi="Times New Roman" w:cs="Times New Roman"/>
        </w:rPr>
        <w:t xml:space="preserve"> or </w:t>
      </w:r>
      <w:r w:rsidRPr="003351A3">
        <w:rPr>
          <w:rFonts w:ascii="Times New Roman" w:hAnsi="Times New Roman" w:cs="Times New Roman"/>
        </w:rPr>
        <w:t xml:space="preserve">program evaluation of these interventions. </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As for the remainder of the paper, its structure is as follows. Section 2 provides an overview of both secular and cyclical problems in the Horn of Africa, with particular focus on the frequency and impact of droughts and floods, trends in herd size, and population growth and grazing land constraints. Section 3 outlines a framework for thinking about the “</w:t>
      </w:r>
      <w:del w:id="55" w:author="Author">
        <w:r w:rsidRPr="003351A3" w:rsidDel="00D93F29">
          <w:rPr>
            <w:rFonts w:ascii="Times New Roman" w:hAnsi="Times New Roman" w:cs="Times New Roman"/>
          </w:rPr>
          <w:delText>W</w:delText>
        </w:r>
      </w:del>
      <w:ins w:id="56" w:author="Author">
        <w:r w:rsidR="00D93F29">
          <w:rPr>
            <w:rFonts w:ascii="Times New Roman" w:hAnsi="Times New Roman" w:cs="Times New Roman"/>
          </w:rPr>
          <w:t>w</w:t>
        </w:r>
      </w:ins>
      <w:r w:rsidRPr="003351A3">
        <w:rPr>
          <w:rFonts w:ascii="Times New Roman" w:hAnsi="Times New Roman" w:cs="Times New Roman"/>
        </w:rPr>
        <w:t>here to invest</w:t>
      </w:r>
      <w:del w:id="57" w:author="Author">
        <w:r w:rsidRPr="003351A3" w:rsidDel="00D93F29">
          <w:rPr>
            <w:rFonts w:ascii="Times New Roman" w:hAnsi="Times New Roman" w:cs="Times New Roman"/>
          </w:rPr>
          <w:delText>?</w:delText>
        </w:r>
      </w:del>
      <w:r w:rsidRPr="003351A3">
        <w:rPr>
          <w:rFonts w:ascii="Times New Roman" w:hAnsi="Times New Roman" w:cs="Times New Roman"/>
        </w:rPr>
        <w:t>” and “</w:t>
      </w:r>
      <w:ins w:id="58" w:author="Author">
        <w:r w:rsidR="00D93F29">
          <w:rPr>
            <w:rFonts w:ascii="Times New Roman" w:hAnsi="Times New Roman" w:cs="Times New Roman"/>
          </w:rPr>
          <w:t>h</w:t>
        </w:r>
      </w:ins>
      <w:del w:id="59" w:author="Author">
        <w:r w:rsidRPr="003351A3" w:rsidDel="00D93F29">
          <w:rPr>
            <w:rFonts w:ascii="Times New Roman" w:hAnsi="Times New Roman" w:cs="Times New Roman"/>
          </w:rPr>
          <w:delText>H</w:delText>
        </w:r>
      </w:del>
      <w:r w:rsidRPr="003351A3">
        <w:rPr>
          <w:rFonts w:ascii="Times New Roman" w:hAnsi="Times New Roman" w:cs="Times New Roman"/>
        </w:rPr>
        <w:t>ow to invest</w:t>
      </w:r>
      <w:del w:id="60" w:author="Author">
        <w:r w:rsidRPr="003351A3" w:rsidDel="00D93F29">
          <w:rPr>
            <w:rFonts w:ascii="Times New Roman" w:hAnsi="Times New Roman" w:cs="Times New Roman"/>
          </w:rPr>
          <w:delText>?</w:delText>
        </w:r>
      </w:del>
      <w:r w:rsidRPr="003351A3">
        <w:rPr>
          <w:rFonts w:ascii="Times New Roman" w:hAnsi="Times New Roman" w:cs="Times New Roman"/>
        </w:rPr>
        <w:t>” questions posed above, based on concepts of economic transformation augmented with those of resilience and sustainability. Section 4 reviews the literature on existing interventions in ASAL regions, which</w:t>
      </w:r>
      <w:r w:rsidR="00520EFF">
        <w:rPr>
          <w:rFonts w:ascii="Times New Roman" w:hAnsi="Times New Roman" w:cs="Times New Roman"/>
        </w:rPr>
        <w:t>—</w:t>
      </w:r>
      <w:r w:rsidRPr="003351A3">
        <w:rPr>
          <w:rFonts w:ascii="Times New Roman" w:hAnsi="Times New Roman" w:cs="Times New Roman"/>
        </w:rPr>
        <w:t>in general</w:t>
      </w:r>
      <w:r w:rsidR="00520EFF">
        <w:rPr>
          <w:rFonts w:ascii="Times New Roman" w:hAnsi="Times New Roman" w:cs="Times New Roman"/>
        </w:rPr>
        <w:t>—</w:t>
      </w:r>
      <w:r w:rsidRPr="003351A3">
        <w:rPr>
          <w:rFonts w:ascii="Times New Roman" w:hAnsi="Times New Roman" w:cs="Times New Roman"/>
        </w:rPr>
        <w:t>is a literature highly critical of previous interventions. Section 5 explores the key issue of how to invest, with an emphasis on the kinds of institutional and technical innovations discussed above. Section 6 concludes with an emphasis on knowledge gaps and the need to improve the evidence base.</w:t>
      </w:r>
    </w:p>
    <w:p w:rsidR="00487F99" w:rsidRPr="003351A3" w:rsidRDefault="00487F99" w:rsidP="009C0C69">
      <w:pPr>
        <w:spacing w:after="0" w:line="240" w:lineRule="auto"/>
        <w:rPr>
          <w:rFonts w:ascii="Times New Roman" w:hAnsi="Times New Roman"/>
        </w:rPr>
      </w:pPr>
      <w:r w:rsidRPr="003351A3">
        <w:rPr>
          <w:rFonts w:ascii="Times New Roman" w:hAnsi="Times New Roman"/>
        </w:rPr>
        <w:br w:type="page"/>
      </w:r>
    </w:p>
    <w:p w:rsidR="00487F99" w:rsidRPr="003351A3" w:rsidRDefault="00487F99" w:rsidP="00475E23">
      <w:pPr>
        <w:pStyle w:val="Heading1"/>
        <w:rPr>
          <w:rFonts w:ascii="Times New Roman" w:hAnsi="Times New Roman"/>
        </w:rPr>
      </w:pPr>
      <w:bookmarkStart w:id="61" w:name="_Toc315372524"/>
      <w:r w:rsidRPr="003351A3">
        <w:rPr>
          <w:rFonts w:ascii="Times New Roman" w:hAnsi="Times New Roman"/>
        </w:rPr>
        <w:lastRenderedPageBreak/>
        <w:t xml:space="preserve">2. Understanding </w:t>
      </w:r>
      <w:r w:rsidR="00520EFF">
        <w:rPr>
          <w:rFonts w:ascii="Times New Roman" w:hAnsi="Times New Roman"/>
        </w:rPr>
        <w:t>V</w:t>
      </w:r>
      <w:r w:rsidRPr="003351A3">
        <w:rPr>
          <w:rFonts w:ascii="Times New Roman" w:hAnsi="Times New Roman"/>
        </w:rPr>
        <w:t xml:space="preserve">ulnerable </w:t>
      </w:r>
      <w:r w:rsidR="00520EFF">
        <w:rPr>
          <w:rFonts w:ascii="Times New Roman" w:hAnsi="Times New Roman"/>
        </w:rPr>
        <w:t>L</w:t>
      </w:r>
      <w:r w:rsidRPr="003351A3">
        <w:rPr>
          <w:rFonts w:ascii="Times New Roman" w:hAnsi="Times New Roman"/>
        </w:rPr>
        <w:t>ivelihoods in the Horn of Africa</w:t>
      </w:r>
      <w:bookmarkEnd w:id="61"/>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The </w:t>
      </w:r>
      <w:ins w:id="62" w:author="Author">
        <w:r w:rsidR="0031167D" w:rsidRPr="0031167D">
          <w:rPr>
            <w:rFonts w:ascii="Times New Roman" w:hAnsi="Times New Roman"/>
          </w:rPr>
          <w:t xml:space="preserve">arid and semiarid lowlands </w:t>
        </w:r>
        <w:r w:rsidR="0031167D">
          <w:rPr>
            <w:rFonts w:ascii="Times New Roman" w:hAnsi="Times New Roman"/>
          </w:rPr>
          <w:t>(</w:t>
        </w:r>
      </w:ins>
      <w:r w:rsidRPr="003351A3">
        <w:rPr>
          <w:rFonts w:ascii="Times New Roman" w:hAnsi="Times New Roman"/>
        </w:rPr>
        <w:t>ASAL</w:t>
      </w:r>
      <w:ins w:id="63" w:author="Author">
        <w:r w:rsidR="0031167D">
          <w:rPr>
            <w:rFonts w:ascii="Times New Roman" w:hAnsi="Times New Roman"/>
          </w:rPr>
          <w:t>)</w:t>
        </w:r>
      </w:ins>
      <w:r w:rsidRPr="003351A3">
        <w:rPr>
          <w:rFonts w:ascii="Times New Roman" w:hAnsi="Times New Roman"/>
        </w:rPr>
        <w:t xml:space="preserve"> region of eastern Africa covers most of Djibouti, large areas of southern and eastern Ethiopia</w:t>
      </w:r>
      <w:r w:rsidR="0031167D">
        <w:rPr>
          <w:rFonts w:ascii="Times New Roman" w:hAnsi="Times New Roman"/>
        </w:rPr>
        <w:t>,</w:t>
      </w:r>
      <w:r w:rsidRPr="003351A3">
        <w:rPr>
          <w:rFonts w:ascii="Times New Roman" w:hAnsi="Times New Roman"/>
        </w:rPr>
        <w:t xml:space="preserve"> the vast majority of Kenya, and virtually all of Somalia. </w:t>
      </w:r>
      <w:commentRangeStart w:id="64"/>
      <w:r w:rsidRPr="003351A3">
        <w:rPr>
          <w:rFonts w:ascii="Times New Roman" w:hAnsi="Times New Roman"/>
        </w:rPr>
        <w:t xml:space="preserve">Figure </w:t>
      </w:r>
      <w:ins w:id="65" w:author="Author">
        <w:r w:rsidR="0031167D">
          <w:rPr>
            <w:rFonts w:ascii="Times New Roman" w:hAnsi="Times New Roman"/>
          </w:rPr>
          <w:t>2.</w:t>
        </w:r>
      </w:ins>
      <w:r w:rsidRPr="003351A3">
        <w:rPr>
          <w:rFonts w:ascii="Times New Roman" w:hAnsi="Times New Roman"/>
        </w:rPr>
        <w:t>1</w:t>
      </w:r>
      <w:commentRangeEnd w:id="64"/>
      <w:r w:rsidR="0031167D">
        <w:rPr>
          <w:rStyle w:val="CommentReference"/>
        </w:rPr>
        <w:commentReference w:id="64"/>
      </w:r>
      <w:r w:rsidRPr="003351A3">
        <w:rPr>
          <w:rFonts w:ascii="Times New Roman" w:hAnsi="Times New Roman"/>
        </w:rPr>
        <w:t xml:space="preserve"> shows these pastoralist areas</w:t>
      </w:r>
      <w:r w:rsidR="0031167D">
        <w:rPr>
          <w:rFonts w:ascii="Times New Roman" w:hAnsi="Times New Roman"/>
        </w:rPr>
        <w:t>,</w:t>
      </w:r>
      <w:r w:rsidRPr="003351A3">
        <w:rPr>
          <w:rFonts w:ascii="Times New Roman" w:hAnsi="Times New Roman"/>
        </w:rPr>
        <w:t xml:space="preserve"> along with major trade routes of livestock and maize (discussed further below). Exact numbers on the size of populations in these regions are rather hard to come by, but the size of the pastoral population in the Horn of Africa</w:t>
      </w:r>
      <w:del w:id="66" w:author="Author">
        <w:r w:rsidRPr="003351A3" w:rsidDel="00D84908">
          <w:rPr>
            <w:rFonts w:ascii="Times New Roman" w:hAnsi="Times New Roman"/>
          </w:rPr>
          <w:delText xml:space="preserve"> (HOA)</w:delText>
        </w:r>
      </w:del>
      <w:r w:rsidRPr="003351A3">
        <w:rPr>
          <w:rFonts w:ascii="Times New Roman" w:hAnsi="Times New Roman"/>
        </w:rPr>
        <w:t xml:space="preserve"> has been estimated at between 12</w:t>
      </w:r>
      <w:ins w:id="67" w:author="Author">
        <w:r w:rsidR="0031167D">
          <w:rPr>
            <w:rFonts w:ascii="Times New Roman" w:hAnsi="Times New Roman"/>
          </w:rPr>
          <w:t xml:space="preserve"> million</w:t>
        </w:r>
      </w:ins>
      <w:r w:rsidRPr="003351A3">
        <w:rPr>
          <w:rFonts w:ascii="Times New Roman" w:hAnsi="Times New Roman"/>
        </w:rPr>
        <w:t xml:space="preserve"> and 22 million people</w:t>
      </w:r>
      <w:r w:rsidR="0031167D">
        <w:rPr>
          <w:rFonts w:ascii="Times New Roman" w:hAnsi="Times New Roman"/>
        </w:rPr>
        <w:t>,</w:t>
      </w:r>
      <w:r w:rsidRPr="003351A3">
        <w:rPr>
          <w:rFonts w:ascii="Times New Roman" w:hAnsi="Times New Roman"/>
        </w:rPr>
        <w:t xml:space="preserve"> depending on how pastoralism is defined and on data sources</w:t>
      </w:r>
      <w:ins w:id="68" w:author="Author">
        <w:r w:rsidR="0031167D">
          <w:rPr>
            <w:rFonts w:ascii="Times New Roman" w:hAnsi="Times New Roman"/>
          </w:rPr>
          <w:t xml:space="preserve"> used</w:t>
        </w:r>
      </w:ins>
      <w:r w:rsidRPr="003351A3">
        <w:rPr>
          <w:rFonts w:ascii="Times New Roman" w:hAnsi="Times New Roman"/>
        </w:rPr>
        <w:t xml:space="preserve"> (</w:t>
      </w:r>
      <w:commentRangeStart w:id="69"/>
      <w:proofErr w:type="spellStart"/>
      <w:r w:rsidRPr="003351A3">
        <w:rPr>
          <w:rFonts w:ascii="Times New Roman" w:hAnsi="Times New Roman"/>
        </w:rPr>
        <w:t>Sandford</w:t>
      </w:r>
      <w:proofErr w:type="spellEnd"/>
      <w:r w:rsidRPr="003351A3">
        <w:rPr>
          <w:rFonts w:ascii="Times New Roman" w:hAnsi="Times New Roman"/>
        </w:rPr>
        <w:t xml:space="preserve"> 2010</w:t>
      </w:r>
      <w:commentRangeEnd w:id="69"/>
      <w:r w:rsidR="0031167D">
        <w:rPr>
          <w:rStyle w:val="CommentReference"/>
        </w:rPr>
        <w:commentReference w:id="69"/>
      </w:r>
      <w:r w:rsidRPr="003351A3">
        <w:rPr>
          <w:rFonts w:ascii="Times New Roman" w:hAnsi="Times New Roman"/>
        </w:rPr>
        <w:t xml:space="preserve">). </w:t>
      </w:r>
      <w:commentRangeStart w:id="70"/>
      <w:r w:rsidRPr="003351A3">
        <w:rPr>
          <w:rFonts w:ascii="Times New Roman" w:hAnsi="Times New Roman"/>
        </w:rPr>
        <w:t>T</w:t>
      </w:r>
      <w:commentRangeEnd w:id="70"/>
      <w:r w:rsidR="00106AEB">
        <w:rPr>
          <w:rStyle w:val="CommentReference"/>
        </w:rPr>
        <w:commentReference w:id="70"/>
      </w:r>
      <w:r w:rsidRPr="003351A3">
        <w:rPr>
          <w:rFonts w:ascii="Times New Roman" w:hAnsi="Times New Roman"/>
        </w:rPr>
        <w:t>he population of ASAL regions is also growing rapidly based on very high fertility rates, which are apparently still lower than desired fertility rates.</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Despite commonly being labeled</w:t>
      </w:r>
      <w:r w:rsidR="00E415DD">
        <w:rPr>
          <w:rFonts w:ascii="Times New Roman" w:hAnsi="Times New Roman"/>
        </w:rPr>
        <w:t xml:space="preserve"> </w:t>
      </w:r>
      <w:r w:rsidRPr="00E415DD">
        <w:rPr>
          <w:rFonts w:ascii="Times New Roman" w:hAnsi="Times New Roman"/>
          <w:i/>
        </w:rPr>
        <w:t>pastoralist areas</w:t>
      </w:r>
      <w:r w:rsidR="00D94B06">
        <w:rPr>
          <w:rFonts w:ascii="Times New Roman" w:hAnsi="Times New Roman"/>
        </w:rPr>
        <w:t>,</w:t>
      </w:r>
      <w:r w:rsidRPr="003351A3">
        <w:rPr>
          <w:rFonts w:ascii="Times New Roman" w:hAnsi="Times New Roman"/>
        </w:rPr>
        <w:t xml:space="preserve"> </w:t>
      </w:r>
      <w:del w:id="71" w:author="Author">
        <w:r w:rsidRPr="003351A3" w:rsidDel="0031167D">
          <w:rPr>
            <w:rFonts w:ascii="Times New Roman" w:hAnsi="Times New Roman"/>
          </w:rPr>
          <w:delText xml:space="preserve">livelihoods in </w:delText>
        </w:r>
      </w:del>
      <w:r w:rsidRPr="003351A3">
        <w:rPr>
          <w:rFonts w:ascii="Times New Roman" w:hAnsi="Times New Roman"/>
        </w:rPr>
        <w:t xml:space="preserve">the ASAL regions of eastern Africa </w:t>
      </w:r>
      <w:ins w:id="72" w:author="Author">
        <w:r w:rsidR="0031167D">
          <w:rPr>
            <w:rFonts w:ascii="Times New Roman" w:hAnsi="Times New Roman"/>
          </w:rPr>
          <w:t xml:space="preserve">are home to livelihoods </w:t>
        </w:r>
      </w:ins>
      <w:del w:id="73" w:author="Author">
        <w:r w:rsidRPr="003351A3" w:rsidDel="0031167D">
          <w:rPr>
            <w:rFonts w:ascii="Times New Roman" w:hAnsi="Times New Roman"/>
          </w:rPr>
          <w:delText xml:space="preserve">are </w:delText>
        </w:r>
      </w:del>
      <w:r w:rsidRPr="003351A3">
        <w:rPr>
          <w:rFonts w:ascii="Times New Roman" w:hAnsi="Times New Roman"/>
        </w:rPr>
        <w:t>more complex and varied than is often assumed. While the pastoralist label still has some foundation</w:t>
      </w:r>
      <w:r w:rsidR="00520EFF">
        <w:rPr>
          <w:rFonts w:ascii="Times New Roman" w:hAnsi="Times New Roman"/>
        </w:rPr>
        <w:t>—</w:t>
      </w:r>
      <w:r w:rsidRPr="003351A3">
        <w:rPr>
          <w:rFonts w:ascii="Times New Roman" w:hAnsi="Times New Roman"/>
        </w:rPr>
        <w:t>pastoralism is still the dominant source of income and employment</w:t>
      </w:r>
      <w:r w:rsidR="00520EFF">
        <w:rPr>
          <w:rFonts w:ascii="Times New Roman" w:hAnsi="Times New Roman"/>
        </w:rPr>
        <w:t>—</w:t>
      </w:r>
      <w:r w:rsidRPr="003351A3">
        <w:rPr>
          <w:rFonts w:ascii="Times New Roman" w:hAnsi="Times New Roman"/>
        </w:rPr>
        <w:t>there are also sizable numbers of workers in crop-based farming</w:t>
      </w:r>
      <w:r w:rsidR="002F4D67">
        <w:rPr>
          <w:rFonts w:ascii="Times New Roman" w:hAnsi="Times New Roman"/>
        </w:rPr>
        <w:t xml:space="preserve"> as well as in</w:t>
      </w:r>
      <w:r w:rsidRPr="003351A3">
        <w:rPr>
          <w:rFonts w:ascii="Times New Roman" w:hAnsi="Times New Roman"/>
        </w:rPr>
        <w:t xml:space="preserve"> nonfarm occupations in rural and urban areas. For example, a study of the Somali region of Ethiopia by Devereux (2006) found that almost 70</w:t>
      </w:r>
      <w:r w:rsidR="008328FA">
        <w:rPr>
          <w:rFonts w:ascii="Times New Roman" w:hAnsi="Times New Roman"/>
        </w:rPr>
        <w:t xml:space="preserve"> percent</w:t>
      </w:r>
      <w:r w:rsidRPr="003351A3">
        <w:rPr>
          <w:rFonts w:ascii="Times New Roman" w:hAnsi="Times New Roman"/>
        </w:rPr>
        <w:t xml:space="preserve"> of households engage in livestock rearing, but large share</w:t>
      </w:r>
      <w:r w:rsidR="002F4D67">
        <w:rPr>
          <w:rFonts w:ascii="Times New Roman" w:hAnsi="Times New Roman"/>
        </w:rPr>
        <w:t>s</w:t>
      </w:r>
      <w:r w:rsidRPr="003351A3">
        <w:rPr>
          <w:rFonts w:ascii="Times New Roman" w:hAnsi="Times New Roman"/>
        </w:rPr>
        <w:t xml:space="preserve"> also engage in cereal crop production (43.4</w:t>
      </w:r>
      <w:r w:rsidR="008328FA">
        <w:rPr>
          <w:rFonts w:ascii="Times New Roman" w:hAnsi="Times New Roman"/>
        </w:rPr>
        <w:t xml:space="preserve"> percent</w:t>
      </w:r>
      <w:r w:rsidRPr="003351A3">
        <w:rPr>
          <w:rFonts w:ascii="Times New Roman" w:hAnsi="Times New Roman"/>
        </w:rPr>
        <w:t>), firewood production (17</w:t>
      </w:r>
      <w:r w:rsidR="008328FA">
        <w:rPr>
          <w:rFonts w:ascii="Times New Roman" w:hAnsi="Times New Roman"/>
        </w:rPr>
        <w:t xml:space="preserve"> percent</w:t>
      </w:r>
      <w:r w:rsidRPr="003351A3">
        <w:rPr>
          <w:rFonts w:ascii="Times New Roman" w:hAnsi="Times New Roman"/>
        </w:rPr>
        <w:t xml:space="preserve">), </w:t>
      </w:r>
      <w:r w:rsidR="002F4D67">
        <w:rPr>
          <w:rFonts w:ascii="Times New Roman" w:hAnsi="Times New Roman"/>
        </w:rPr>
        <w:t xml:space="preserve">and </w:t>
      </w:r>
      <w:r w:rsidRPr="003351A3">
        <w:rPr>
          <w:rFonts w:ascii="Times New Roman" w:hAnsi="Times New Roman"/>
        </w:rPr>
        <w:t>charcoal production (14.7</w:t>
      </w:r>
      <w:r w:rsidR="008328FA">
        <w:rPr>
          <w:rFonts w:ascii="Times New Roman" w:hAnsi="Times New Roman"/>
        </w:rPr>
        <w:t xml:space="preserve"> percent</w:t>
      </w:r>
      <w:r w:rsidRPr="003351A3">
        <w:rPr>
          <w:rFonts w:ascii="Times New Roman" w:hAnsi="Times New Roman"/>
        </w:rPr>
        <w:t>), while smaller but not insubstantial numbers of households engage in various cottage industries (</w:t>
      </w:r>
      <w:r w:rsidR="004933B4">
        <w:rPr>
          <w:rFonts w:ascii="Times New Roman" w:hAnsi="Times New Roman"/>
        </w:rPr>
        <w:t>for example,</w:t>
      </w:r>
      <w:r w:rsidRPr="003351A3">
        <w:rPr>
          <w:rFonts w:ascii="Times New Roman" w:hAnsi="Times New Roman"/>
        </w:rPr>
        <w:t xml:space="preserve"> mat</w:t>
      </w:r>
      <w:r w:rsidR="004933B4">
        <w:rPr>
          <w:rFonts w:ascii="Times New Roman" w:hAnsi="Times New Roman"/>
        </w:rPr>
        <w:t xml:space="preserve"> </w:t>
      </w:r>
      <w:r w:rsidRPr="003351A3">
        <w:rPr>
          <w:rFonts w:ascii="Times New Roman" w:hAnsi="Times New Roman"/>
        </w:rPr>
        <w:t xml:space="preserve">making </w:t>
      </w:r>
      <w:r w:rsidR="002F4D67">
        <w:rPr>
          <w:rFonts w:ascii="Times New Roman" w:hAnsi="Times New Roman"/>
        </w:rPr>
        <w:t xml:space="preserve">at </w:t>
      </w:r>
      <w:r w:rsidRPr="003351A3">
        <w:rPr>
          <w:rFonts w:ascii="Times New Roman" w:hAnsi="Times New Roman"/>
        </w:rPr>
        <w:t>6.3</w:t>
      </w:r>
      <w:r w:rsidR="008328FA">
        <w:rPr>
          <w:rFonts w:ascii="Times New Roman" w:hAnsi="Times New Roman"/>
        </w:rPr>
        <w:t xml:space="preserve"> percent</w:t>
      </w:r>
      <w:r w:rsidRPr="003351A3">
        <w:rPr>
          <w:rFonts w:ascii="Times New Roman" w:hAnsi="Times New Roman"/>
        </w:rPr>
        <w:t>), petty trade or services, or higher value crop production. Salaried employment is present in just 3.2</w:t>
      </w:r>
      <w:r w:rsidR="008328FA">
        <w:rPr>
          <w:rFonts w:ascii="Times New Roman" w:hAnsi="Times New Roman"/>
        </w:rPr>
        <w:t xml:space="preserve"> percent</w:t>
      </w:r>
      <w:r w:rsidRPr="003351A3">
        <w:rPr>
          <w:rFonts w:ascii="Times New Roman" w:hAnsi="Times New Roman"/>
        </w:rPr>
        <w:t xml:space="preserve"> of households. Similar levels of diversity are found in the Afar and </w:t>
      </w:r>
      <w:proofErr w:type="spellStart"/>
      <w:r w:rsidRPr="003351A3">
        <w:rPr>
          <w:rFonts w:ascii="Times New Roman" w:hAnsi="Times New Roman"/>
        </w:rPr>
        <w:t>Borena</w:t>
      </w:r>
      <w:proofErr w:type="spellEnd"/>
      <w:r w:rsidRPr="003351A3">
        <w:rPr>
          <w:rFonts w:ascii="Times New Roman" w:hAnsi="Times New Roman"/>
        </w:rPr>
        <w:t xml:space="preserve"> regions of Ethiopia, </w:t>
      </w:r>
      <w:del w:id="74" w:author="Author">
        <w:r w:rsidRPr="003351A3" w:rsidDel="002F4D67">
          <w:rPr>
            <w:rFonts w:ascii="Times New Roman" w:hAnsi="Times New Roman"/>
          </w:rPr>
          <w:delText xml:space="preserve">although </w:delText>
        </w:r>
      </w:del>
      <w:ins w:id="75" w:author="Author">
        <w:r w:rsidR="002F4D67">
          <w:rPr>
            <w:rFonts w:ascii="Times New Roman" w:hAnsi="Times New Roman"/>
          </w:rPr>
          <w:t>and</w:t>
        </w:r>
        <w:r w:rsidR="002F4D67" w:rsidRPr="003351A3">
          <w:rPr>
            <w:rFonts w:ascii="Times New Roman" w:hAnsi="Times New Roman"/>
          </w:rPr>
          <w:t xml:space="preserve"> </w:t>
        </w:r>
      </w:ins>
      <w:r w:rsidRPr="003351A3">
        <w:rPr>
          <w:rFonts w:ascii="Times New Roman" w:hAnsi="Times New Roman"/>
        </w:rPr>
        <w:t>in Kenya there is generally more diversification, although this also varies across space (</w:t>
      </w:r>
      <w:proofErr w:type="spellStart"/>
      <w:r w:rsidRPr="003351A3">
        <w:rPr>
          <w:rFonts w:ascii="Times New Roman" w:hAnsi="Times New Roman"/>
        </w:rPr>
        <w:t>McPeak</w:t>
      </w:r>
      <w:proofErr w:type="spellEnd"/>
      <w:r w:rsidR="002F4D67">
        <w:rPr>
          <w:rFonts w:ascii="Times New Roman" w:hAnsi="Times New Roman"/>
        </w:rPr>
        <w:t>, Little, and Doss</w:t>
      </w:r>
      <w:r w:rsidRPr="003351A3">
        <w:rPr>
          <w:rFonts w:ascii="Times New Roman" w:hAnsi="Times New Roman"/>
        </w:rPr>
        <w:t xml:space="preserve"> 2011; Davies and Bennett 2007; DRMFSS</w:t>
      </w:r>
      <w:r w:rsidR="002F4D67">
        <w:rPr>
          <w:rFonts w:ascii="Times New Roman" w:hAnsi="Times New Roman"/>
        </w:rPr>
        <w:t xml:space="preserve"> and </w:t>
      </w:r>
      <w:r w:rsidRPr="003351A3">
        <w:rPr>
          <w:rFonts w:ascii="Times New Roman" w:hAnsi="Times New Roman"/>
        </w:rPr>
        <w:t xml:space="preserve">USAID 2011). Of course, this diversification is in some sense marginal: </w:t>
      </w:r>
      <w:r w:rsidR="002F4D67">
        <w:rPr>
          <w:rFonts w:ascii="Times New Roman" w:hAnsi="Times New Roman"/>
        </w:rPr>
        <w:t>T</w:t>
      </w:r>
      <w:r w:rsidRPr="003351A3">
        <w:rPr>
          <w:rFonts w:ascii="Times New Roman" w:hAnsi="Times New Roman"/>
        </w:rPr>
        <w:t>he capacity to scale up petty cottage industries and firewood</w:t>
      </w:r>
      <w:r w:rsidR="00B336C3">
        <w:rPr>
          <w:rFonts w:ascii="Times New Roman" w:hAnsi="Times New Roman"/>
        </w:rPr>
        <w:t xml:space="preserve"> or </w:t>
      </w:r>
      <w:r w:rsidRPr="003351A3">
        <w:rPr>
          <w:rFonts w:ascii="Times New Roman" w:hAnsi="Times New Roman"/>
        </w:rPr>
        <w:t xml:space="preserve">charcoal production is limited, and in the case of firewood and charcoal production a scaling up would be undesirable for environmental reasons. Arguably only gum </w:t>
      </w:r>
      <w:proofErr w:type="spellStart"/>
      <w:ins w:id="76" w:author="Author">
        <w:r w:rsidR="002F4D67">
          <w:rPr>
            <w:rFonts w:ascii="Times New Roman" w:hAnsi="Times New Roman"/>
          </w:rPr>
          <w:t>a</w:t>
        </w:r>
      </w:ins>
      <w:del w:id="77" w:author="Author">
        <w:r w:rsidRPr="003351A3" w:rsidDel="002F4D67">
          <w:rPr>
            <w:rFonts w:ascii="Times New Roman" w:hAnsi="Times New Roman"/>
          </w:rPr>
          <w:delText>A</w:delText>
        </w:r>
      </w:del>
      <w:r w:rsidRPr="003351A3">
        <w:rPr>
          <w:rFonts w:ascii="Times New Roman" w:hAnsi="Times New Roman"/>
        </w:rPr>
        <w:t>rabic</w:t>
      </w:r>
      <w:proofErr w:type="spellEnd"/>
      <w:del w:id="78" w:author="Author">
        <w:r w:rsidRPr="003351A3" w:rsidDel="002F4D67">
          <w:rPr>
            <w:rFonts w:ascii="Times New Roman" w:hAnsi="Times New Roman"/>
          </w:rPr>
          <w:delText>a</w:delText>
        </w:r>
      </w:del>
      <w:r w:rsidRPr="003351A3">
        <w:rPr>
          <w:rFonts w:ascii="Times New Roman" w:hAnsi="Times New Roman"/>
        </w:rPr>
        <w:t xml:space="preserve"> has reasonable opportunities for scaling up</w:t>
      </w:r>
      <w:r w:rsidR="002F4D67">
        <w:rPr>
          <w:rFonts w:ascii="Times New Roman" w:hAnsi="Times New Roman"/>
        </w:rPr>
        <w:t>,</w:t>
      </w:r>
      <w:r w:rsidRPr="003351A3">
        <w:rPr>
          <w:rFonts w:ascii="Times New Roman" w:hAnsi="Times New Roman"/>
        </w:rPr>
        <w:t xml:space="preserve"> given strong international demand.</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Livelihoods are also diversified within households (with women often engaged in petty trade, services</w:t>
      </w:r>
      <w:r w:rsidR="002F4D67">
        <w:rPr>
          <w:rFonts w:ascii="Times New Roman" w:hAnsi="Times New Roman"/>
        </w:rPr>
        <w:t>,</w:t>
      </w:r>
      <w:r w:rsidRPr="003351A3">
        <w:rPr>
          <w:rFonts w:ascii="Times New Roman" w:hAnsi="Times New Roman"/>
        </w:rPr>
        <w:t xml:space="preserve"> and charcoal collection) and within pastoralism itself. For example, the purely nomadic form of pastoralism</w:t>
      </w:r>
      <w:r w:rsidR="002F4D67">
        <w:rPr>
          <w:rFonts w:ascii="Times New Roman" w:hAnsi="Times New Roman"/>
        </w:rPr>
        <w:t>,</w:t>
      </w:r>
      <w:r w:rsidRPr="003351A3">
        <w:rPr>
          <w:rFonts w:ascii="Times New Roman" w:hAnsi="Times New Roman"/>
        </w:rPr>
        <w:t xml:space="preserve"> based on seasonal migration</w:t>
      </w:r>
      <w:r w:rsidR="002F4D67">
        <w:rPr>
          <w:rFonts w:ascii="Times New Roman" w:hAnsi="Times New Roman"/>
        </w:rPr>
        <w:t>,</w:t>
      </w:r>
      <w:r w:rsidRPr="003351A3">
        <w:rPr>
          <w:rFonts w:ascii="Times New Roman" w:hAnsi="Times New Roman"/>
        </w:rPr>
        <w:t xml:space="preserve"> has long been giving way to transhumance pastoralism</w:t>
      </w:r>
      <w:r w:rsidR="002F4D67">
        <w:rPr>
          <w:rFonts w:ascii="Times New Roman" w:hAnsi="Times New Roman"/>
        </w:rPr>
        <w:t>,</w:t>
      </w:r>
      <w:r w:rsidRPr="003351A3">
        <w:rPr>
          <w:rFonts w:ascii="Times New Roman" w:hAnsi="Times New Roman"/>
        </w:rPr>
        <w:t xml:space="preserve"> wherein part of the household and livestock herd is migratory (typically male adult household members and male and more robust animals), while the remainder of the house</w:t>
      </w:r>
      <w:ins w:id="79" w:author="Author">
        <w:r w:rsidR="002F4D67">
          <w:rPr>
            <w:rFonts w:ascii="Times New Roman" w:hAnsi="Times New Roman"/>
          </w:rPr>
          <w:t>hold</w:t>
        </w:r>
      </w:ins>
      <w:r w:rsidRPr="003351A3">
        <w:rPr>
          <w:rFonts w:ascii="Times New Roman" w:hAnsi="Times New Roman"/>
        </w:rPr>
        <w:t xml:space="preserve"> live</w:t>
      </w:r>
      <w:r w:rsidR="002F4D67">
        <w:rPr>
          <w:rFonts w:ascii="Times New Roman" w:hAnsi="Times New Roman"/>
        </w:rPr>
        <w:t>s</w:t>
      </w:r>
      <w:r w:rsidRPr="003351A3">
        <w:rPr>
          <w:rFonts w:ascii="Times New Roman" w:hAnsi="Times New Roman"/>
        </w:rPr>
        <w:t xml:space="preserve"> in a permanent or </w:t>
      </w:r>
      <w:proofErr w:type="spellStart"/>
      <w:r w:rsidRPr="003351A3">
        <w:rPr>
          <w:rFonts w:ascii="Times New Roman" w:hAnsi="Times New Roman"/>
        </w:rPr>
        <w:t>semipermanent</w:t>
      </w:r>
      <w:proofErr w:type="spellEnd"/>
      <w:r w:rsidRPr="003351A3">
        <w:rPr>
          <w:rFonts w:ascii="Times New Roman" w:hAnsi="Times New Roman"/>
        </w:rPr>
        <w:t xml:space="preserve"> setting (typically women and children with a herd dominated by female and less vigorous animals) (</w:t>
      </w:r>
      <w:proofErr w:type="spellStart"/>
      <w:r w:rsidRPr="003351A3">
        <w:rPr>
          <w:rFonts w:ascii="Times New Roman" w:hAnsi="Times New Roman"/>
        </w:rPr>
        <w:t>McPeak</w:t>
      </w:r>
      <w:proofErr w:type="spellEnd"/>
      <w:r w:rsidR="002F4D67">
        <w:rPr>
          <w:rFonts w:ascii="Times New Roman" w:hAnsi="Times New Roman"/>
        </w:rPr>
        <w:t>, Little, and Doss</w:t>
      </w:r>
      <w:r w:rsidRPr="003351A3">
        <w:rPr>
          <w:rFonts w:ascii="Times New Roman" w:hAnsi="Times New Roman"/>
        </w:rPr>
        <w:t xml:space="preserve"> 2011; Devereux 2006).</w:t>
      </w:r>
      <w:r w:rsidR="003351A3" w:rsidRPr="003351A3">
        <w:rPr>
          <w:rFonts w:ascii="Times New Roman" w:hAnsi="Times New Roman"/>
        </w:rPr>
        <w:t xml:space="preserve"> </w:t>
      </w:r>
      <w:r w:rsidRPr="003351A3">
        <w:rPr>
          <w:rFonts w:ascii="Times New Roman" w:hAnsi="Times New Roman"/>
        </w:rPr>
        <w:t xml:space="preserve">Many relatively sedentary households are more aptly described as </w:t>
      </w:r>
      <w:proofErr w:type="spellStart"/>
      <w:r w:rsidRPr="003351A3">
        <w:rPr>
          <w:rFonts w:ascii="Times New Roman" w:hAnsi="Times New Roman"/>
        </w:rPr>
        <w:t>agropastoralist</w:t>
      </w:r>
      <w:proofErr w:type="spellEnd"/>
      <w:r w:rsidRPr="003351A3">
        <w:rPr>
          <w:rFonts w:ascii="Times New Roman" w:hAnsi="Times New Roman"/>
        </w:rPr>
        <w:t>.</w:t>
      </w:r>
      <w:del w:id="80" w:author="Author">
        <w:r w:rsidRPr="003351A3" w:rsidDel="0007139E">
          <w:rPr>
            <w:rFonts w:ascii="Times New Roman" w:hAnsi="Times New Roman"/>
          </w:rPr>
          <w:delText xml:space="preserve"> </w:delText>
        </w:r>
      </w:del>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Hence the economies of ASAL areas are clearly still dominated by pastoralism. This is unsurprising from an economic viewpoint. </w:t>
      </w:r>
      <w:proofErr w:type="gramStart"/>
      <w:r w:rsidRPr="003351A3">
        <w:rPr>
          <w:rFonts w:ascii="Times New Roman" w:hAnsi="Times New Roman"/>
        </w:rPr>
        <w:t xml:space="preserve">For while the </w:t>
      </w:r>
      <w:r w:rsidRPr="00E415DD">
        <w:rPr>
          <w:rFonts w:ascii="Times New Roman" w:hAnsi="Times New Roman"/>
          <w:i/>
        </w:rPr>
        <w:t>attachment</w:t>
      </w:r>
      <w:r w:rsidRPr="003351A3">
        <w:rPr>
          <w:rFonts w:ascii="Times New Roman" w:hAnsi="Times New Roman"/>
        </w:rPr>
        <w:t xml:space="preserve"> of ASAL peoples to livestock is often considered cultural, the economic basis for pursuing pastoralism is comparative</w:t>
      </w:r>
      <w:r w:rsidR="00CF3196">
        <w:rPr>
          <w:rFonts w:ascii="Times New Roman" w:hAnsi="Times New Roman"/>
        </w:rPr>
        <w:t>ly</w:t>
      </w:r>
      <w:r w:rsidRPr="003351A3">
        <w:rPr>
          <w:rFonts w:ascii="Times New Roman" w:hAnsi="Times New Roman"/>
        </w:rPr>
        <w:t xml:space="preserve"> advantage</w:t>
      </w:r>
      <w:r w:rsidR="00CF3196">
        <w:rPr>
          <w:rFonts w:ascii="Times New Roman" w:hAnsi="Times New Roman"/>
        </w:rPr>
        <w:t>ous</w:t>
      </w:r>
      <w:r w:rsidRPr="003351A3">
        <w:rPr>
          <w:rFonts w:ascii="Times New Roman" w:hAnsi="Times New Roman"/>
        </w:rPr>
        <w:t>.</w:t>
      </w:r>
      <w:proofErr w:type="gramEnd"/>
      <w:r w:rsidRPr="003351A3">
        <w:rPr>
          <w:rFonts w:ascii="Times New Roman" w:hAnsi="Times New Roman"/>
        </w:rPr>
        <w:t xml:space="preserve"> Mobile livestock rearing makes efficient use of the region’s abundant land and volatile climate by using predominantly seasonal migration to move herds to where water and feed resources are more abundant. This comparative advantage also stems from the region’s close proximity to major sources of demand in the highland areas of Ethiopia and Kenya and, more recently, in the Middle East (Figure </w:t>
      </w:r>
      <w:ins w:id="81" w:author="Author">
        <w:r w:rsidR="00CF3196">
          <w:rPr>
            <w:rFonts w:ascii="Times New Roman" w:hAnsi="Times New Roman"/>
          </w:rPr>
          <w:t>2.</w:t>
        </w:r>
      </w:ins>
      <w:r w:rsidRPr="003351A3">
        <w:rPr>
          <w:rFonts w:ascii="Times New Roman" w:hAnsi="Times New Roman"/>
        </w:rPr>
        <w:t xml:space="preserve">1 shows pastoralist export routes for livestock). In exchange for exporting livestock to these areas, pastoralists import cereals, such as maize from the </w:t>
      </w:r>
      <w:r w:rsidR="0054219A">
        <w:rPr>
          <w:rFonts w:ascii="Times New Roman" w:hAnsi="Times New Roman"/>
        </w:rPr>
        <w:t>E</w:t>
      </w:r>
      <w:r w:rsidRPr="003351A3">
        <w:rPr>
          <w:rFonts w:ascii="Times New Roman" w:hAnsi="Times New Roman"/>
        </w:rPr>
        <w:t xml:space="preserve">ast African highlands (Figure </w:t>
      </w:r>
      <w:ins w:id="82" w:author="Author">
        <w:r w:rsidR="00CF3196">
          <w:rPr>
            <w:rFonts w:ascii="Times New Roman" w:hAnsi="Times New Roman"/>
          </w:rPr>
          <w:t>2.</w:t>
        </w:r>
      </w:ins>
      <w:r w:rsidRPr="003351A3">
        <w:rPr>
          <w:rFonts w:ascii="Times New Roman" w:hAnsi="Times New Roman"/>
        </w:rPr>
        <w:t>1) and pasta, wheat</w:t>
      </w:r>
      <w:ins w:id="83" w:author="Author">
        <w:r w:rsidR="00CF3196">
          <w:rPr>
            <w:rFonts w:ascii="Times New Roman" w:hAnsi="Times New Roman"/>
          </w:rPr>
          <w:t>,</w:t>
        </w:r>
      </w:ins>
      <w:r w:rsidRPr="003351A3">
        <w:rPr>
          <w:rFonts w:ascii="Times New Roman" w:hAnsi="Times New Roman"/>
        </w:rPr>
        <w:t xml:space="preserve"> and other cereals via Somali ports. For these reasons the terms of trade between livestock and maize (or, more broadly, grain) </w:t>
      </w:r>
      <w:r w:rsidR="00CF3196">
        <w:rPr>
          <w:rFonts w:ascii="Times New Roman" w:hAnsi="Times New Roman"/>
        </w:rPr>
        <w:t>are</w:t>
      </w:r>
      <w:r w:rsidR="00CF3196" w:rsidRPr="003351A3">
        <w:rPr>
          <w:rFonts w:ascii="Times New Roman" w:hAnsi="Times New Roman"/>
        </w:rPr>
        <w:t xml:space="preserve"> </w:t>
      </w:r>
      <w:r w:rsidRPr="003351A3">
        <w:rPr>
          <w:rFonts w:ascii="Times New Roman" w:hAnsi="Times New Roman"/>
        </w:rPr>
        <w:t>often taken as an indicator of pastoralist welfare.</w:t>
      </w:r>
    </w:p>
    <w:p w:rsidR="001D71C7" w:rsidRDefault="001D71C7">
      <w:pPr>
        <w:spacing w:after="0" w:line="240" w:lineRule="auto"/>
        <w:rPr>
          <w:rFonts w:ascii="Times New Roman" w:hAnsi="Times New Roman"/>
          <w:b/>
          <w:bCs/>
        </w:rPr>
      </w:pPr>
      <w:bookmarkStart w:id="84" w:name="_Toc308443601"/>
      <w:r>
        <w:rPr>
          <w:rFonts w:ascii="Times New Roman" w:hAnsi="Times New Roman"/>
        </w:rPr>
        <w:br w:type="page"/>
      </w:r>
    </w:p>
    <w:p w:rsidR="00487F99" w:rsidRPr="003351A3" w:rsidRDefault="00487F99" w:rsidP="00475E23">
      <w:pPr>
        <w:pStyle w:val="Caption"/>
        <w:rPr>
          <w:rFonts w:ascii="Times New Roman" w:hAnsi="Times New Roman"/>
          <w:color w:val="auto"/>
          <w:sz w:val="22"/>
          <w:szCs w:val="22"/>
        </w:rPr>
      </w:pPr>
      <w:proofErr w:type="gramStart"/>
      <w:r w:rsidRPr="003351A3">
        <w:rPr>
          <w:rFonts w:ascii="Times New Roman" w:hAnsi="Times New Roman"/>
          <w:color w:val="auto"/>
          <w:sz w:val="22"/>
          <w:szCs w:val="22"/>
        </w:rPr>
        <w:lastRenderedPageBreak/>
        <w:t xml:space="preserve">Figure </w:t>
      </w:r>
      <w:ins w:id="85" w:author="Author">
        <w:r w:rsidR="00520EFF">
          <w:rPr>
            <w:rFonts w:ascii="Times New Roman" w:hAnsi="Times New Roman"/>
            <w:color w:val="auto"/>
            <w:sz w:val="22"/>
            <w:szCs w:val="22"/>
          </w:rPr>
          <w:t>2.</w:t>
        </w:r>
      </w:ins>
      <w:proofErr w:type="gramEnd"/>
      <w:r w:rsidRPr="003351A3">
        <w:rPr>
          <w:rFonts w:ascii="Times New Roman" w:hAnsi="Times New Roman"/>
          <w:color w:val="auto"/>
          <w:sz w:val="22"/>
          <w:szCs w:val="22"/>
        </w:rPr>
        <w:fldChar w:fldCharType="begin"/>
      </w:r>
      <w:r w:rsidRPr="003351A3">
        <w:rPr>
          <w:rFonts w:ascii="Times New Roman" w:hAnsi="Times New Roman"/>
          <w:color w:val="auto"/>
          <w:sz w:val="22"/>
          <w:szCs w:val="22"/>
        </w:rPr>
        <w:instrText xml:space="preserve"> SEQ Figure \* ARABIC </w:instrText>
      </w:r>
      <w:r w:rsidRPr="003351A3">
        <w:rPr>
          <w:rFonts w:ascii="Times New Roman" w:hAnsi="Times New Roman"/>
          <w:color w:val="auto"/>
          <w:sz w:val="22"/>
          <w:szCs w:val="22"/>
        </w:rPr>
        <w:fldChar w:fldCharType="separate"/>
      </w:r>
      <w:r w:rsidRPr="003351A3">
        <w:rPr>
          <w:rFonts w:ascii="Times New Roman" w:hAnsi="Times New Roman"/>
          <w:color w:val="auto"/>
          <w:sz w:val="22"/>
          <w:szCs w:val="22"/>
        </w:rPr>
        <w:t>1</w:t>
      </w:r>
      <w:r w:rsidRPr="003351A3">
        <w:rPr>
          <w:rFonts w:ascii="Times New Roman" w:hAnsi="Times New Roman"/>
          <w:color w:val="auto"/>
          <w:sz w:val="22"/>
          <w:szCs w:val="22"/>
        </w:rPr>
        <w:fldChar w:fldCharType="end"/>
      </w:r>
      <w:del w:id="86" w:author="Author">
        <w:r w:rsidRPr="003351A3" w:rsidDel="00520EFF">
          <w:rPr>
            <w:rFonts w:ascii="Times New Roman" w:hAnsi="Times New Roman"/>
            <w:color w:val="auto"/>
            <w:sz w:val="22"/>
            <w:szCs w:val="22"/>
          </w:rPr>
          <w:delText xml:space="preserve">. </w:delText>
        </w:r>
      </w:del>
      <w:ins w:id="87" w:author="Author">
        <w:r w:rsidR="00520EFF">
          <w:rPr>
            <w:rFonts w:ascii="Times New Roman" w:hAnsi="Times New Roman"/>
            <w:color w:val="auto"/>
            <w:sz w:val="22"/>
            <w:szCs w:val="22"/>
          </w:rPr>
          <w:t>—</w:t>
        </w:r>
      </w:ins>
      <w:r w:rsidRPr="003351A3">
        <w:rPr>
          <w:rFonts w:ascii="Times New Roman" w:hAnsi="Times New Roman"/>
          <w:color w:val="auto"/>
          <w:sz w:val="22"/>
          <w:szCs w:val="22"/>
        </w:rPr>
        <w:t xml:space="preserve">Livestock and maize trade flows in </w:t>
      </w:r>
      <w:r w:rsidR="00520EFF">
        <w:rPr>
          <w:rFonts w:ascii="Times New Roman" w:hAnsi="Times New Roman"/>
          <w:color w:val="auto"/>
          <w:sz w:val="22"/>
          <w:szCs w:val="22"/>
        </w:rPr>
        <w:t>e</w:t>
      </w:r>
      <w:r w:rsidRPr="003351A3">
        <w:rPr>
          <w:rFonts w:ascii="Times New Roman" w:hAnsi="Times New Roman"/>
          <w:color w:val="auto"/>
          <w:sz w:val="22"/>
          <w:szCs w:val="22"/>
        </w:rPr>
        <w:t>astern Africa</w:t>
      </w:r>
      <w:bookmarkEnd w:id="84"/>
      <w:r w:rsidRPr="003351A3">
        <w:rPr>
          <w:rFonts w:ascii="Times New Roman" w:hAnsi="Times New Roman"/>
          <w:color w:val="auto"/>
          <w:sz w:val="22"/>
          <w:szCs w:val="22"/>
        </w:rPr>
        <w:t xml:space="preserve"> </w:t>
      </w:r>
    </w:p>
    <w:tbl>
      <w:tblPr>
        <w:tblW w:w="0" w:type="auto"/>
        <w:tblLook w:val="00A0" w:firstRow="1" w:lastRow="0" w:firstColumn="1" w:lastColumn="0" w:noHBand="0" w:noVBand="0"/>
      </w:tblPr>
      <w:tblGrid>
        <w:gridCol w:w="4900"/>
        <w:gridCol w:w="4676"/>
      </w:tblGrid>
      <w:tr w:rsidR="00487F99" w:rsidRPr="003351A3" w:rsidTr="00011C8C">
        <w:tc>
          <w:tcPr>
            <w:tcW w:w="6588" w:type="dxa"/>
          </w:tcPr>
          <w:p w:rsidR="00487F99" w:rsidRPr="003351A3" w:rsidRDefault="00487F99" w:rsidP="00CF3196">
            <w:pPr>
              <w:autoSpaceDE w:val="0"/>
              <w:autoSpaceDN w:val="0"/>
              <w:adjustRightInd w:val="0"/>
              <w:spacing w:after="120" w:line="240" w:lineRule="auto"/>
              <w:jc w:val="both"/>
              <w:rPr>
                <w:rFonts w:ascii="Times New Roman" w:hAnsi="Times New Roman"/>
                <w:b/>
                <w:sz w:val="18"/>
                <w:szCs w:val="18"/>
              </w:rPr>
            </w:pPr>
            <w:commentRangeStart w:id="88"/>
            <w:r w:rsidRPr="003351A3">
              <w:rPr>
                <w:rFonts w:ascii="Times New Roman" w:hAnsi="Times New Roman"/>
                <w:b/>
                <w:sz w:val="18"/>
                <w:szCs w:val="18"/>
              </w:rPr>
              <w:t xml:space="preserve">Panel </w:t>
            </w:r>
            <w:commentRangeEnd w:id="88"/>
            <w:r w:rsidR="00CF3196">
              <w:rPr>
                <w:rStyle w:val="CommentReference"/>
              </w:rPr>
              <w:commentReference w:id="88"/>
            </w:r>
            <w:r w:rsidRPr="003351A3">
              <w:rPr>
                <w:rFonts w:ascii="Times New Roman" w:hAnsi="Times New Roman"/>
                <w:b/>
                <w:sz w:val="18"/>
                <w:szCs w:val="18"/>
              </w:rPr>
              <w:t>A</w:t>
            </w:r>
            <w:r w:rsidR="00CF3196">
              <w:rPr>
                <w:rFonts w:ascii="Times New Roman" w:hAnsi="Times New Roman"/>
                <w:b/>
                <w:sz w:val="18"/>
                <w:szCs w:val="18"/>
              </w:rPr>
              <w:t>.</w:t>
            </w:r>
            <w:r w:rsidR="00CF3196" w:rsidRPr="003351A3">
              <w:rPr>
                <w:rFonts w:ascii="Times New Roman" w:hAnsi="Times New Roman"/>
                <w:b/>
                <w:sz w:val="18"/>
                <w:szCs w:val="18"/>
              </w:rPr>
              <w:t xml:space="preserve"> </w:t>
            </w:r>
            <w:r w:rsidRPr="003351A3">
              <w:rPr>
                <w:rFonts w:ascii="Times New Roman" w:hAnsi="Times New Roman"/>
                <w:b/>
                <w:sz w:val="18"/>
                <w:szCs w:val="18"/>
              </w:rPr>
              <w:t xml:space="preserve">Livestock </w:t>
            </w:r>
            <w:commentRangeStart w:id="89"/>
            <w:r w:rsidRPr="003351A3">
              <w:rPr>
                <w:rFonts w:ascii="Times New Roman" w:hAnsi="Times New Roman"/>
                <w:b/>
                <w:sz w:val="18"/>
                <w:szCs w:val="18"/>
              </w:rPr>
              <w:t>flows</w:t>
            </w:r>
            <w:commentRangeEnd w:id="89"/>
            <w:r w:rsidR="00106AEB">
              <w:rPr>
                <w:rStyle w:val="CommentReference"/>
              </w:rPr>
              <w:commentReference w:id="89"/>
            </w:r>
          </w:p>
        </w:tc>
        <w:tc>
          <w:tcPr>
            <w:tcW w:w="6588" w:type="dxa"/>
          </w:tcPr>
          <w:p w:rsidR="00487F99" w:rsidRPr="003351A3" w:rsidRDefault="00487F99" w:rsidP="001C33D8">
            <w:pPr>
              <w:autoSpaceDE w:val="0"/>
              <w:autoSpaceDN w:val="0"/>
              <w:adjustRightInd w:val="0"/>
              <w:spacing w:after="120" w:line="240" w:lineRule="auto"/>
              <w:jc w:val="both"/>
              <w:rPr>
                <w:rFonts w:ascii="Times New Roman" w:hAnsi="Times New Roman"/>
                <w:b/>
                <w:sz w:val="18"/>
                <w:szCs w:val="18"/>
              </w:rPr>
            </w:pPr>
          </w:p>
        </w:tc>
      </w:tr>
    </w:tbl>
    <w:p w:rsidR="001D71C7" w:rsidRDefault="000D1CDC" w:rsidP="001D71C7">
      <w:pPr>
        <w:widowControl w:val="0"/>
        <w:spacing w:after="0" w:line="240" w:lineRule="auto"/>
        <w:rPr>
          <w:noProof/>
        </w:rPr>
      </w:pPr>
      <w:r>
        <w:rPr>
          <w:noProof/>
        </w:rPr>
        <w:drawing>
          <wp:inline distT="0" distB="0" distL="0" distR="0" wp14:anchorId="0500C3D0" wp14:editId="0964BD9C">
            <wp:extent cx="4029075" cy="347662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029075" cy="3476625"/>
                    </a:xfrm>
                    <a:prstGeom prst="rect">
                      <a:avLst/>
                    </a:prstGeom>
                    <a:noFill/>
                    <a:ln>
                      <a:noFill/>
                    </a:ln>
                  </pic:spPr>
                </pic:pic>
              </a:graphicData>
            </a:graphic>
          </wp:inline>
        </w:drawing>
      </w:r>
    </w:p>
    <w:p w:rsidR="00487F99" w:rsidRDefault="001D71C7" w:rsidP="001D71C7">
      <w:pPr>
        <w:widowControl w:val="0"/>
        <w:spacing w:after="0" w:line="240" w:lineRule="auto"/>
        <w:rPr>
          <w:rFonts w:ascii="Times New Roman" w:hAnsi="Times New Roman"/>
          <w:b/>
          <w:sz w:val="18"/>
          <w:szCs w:val="18"/>
        </w:rPr>
      </w:pPr>
      <w:r w:rsidRPr="003351A3">
        <w:rPr>
          <w:rFonts w:ascii="Times New Roman" w:hAnsi="Times New Roman"/>
          <w:b/>
          <w:sz w:val="18"/>
          <w:szCs w:val="18"/>
        </w:rPr>
        <w:t>Panel B</w:t>
      </w:r>
      <w:r>
        <w:rPr>
          <w:rFonts w:ascii="Times New Roman" w:hAnsi="Times New Roman"/>
          <w:b/>
          <w:sz w:val="18"/>
          <w:szCs w:val="18"/>
        </w:rPr>
        <w:t>.</w:t>
      </w:r>
      <w:r w:rsidRPr="003351A3">
        <w:rPr>
          <w:rFonts w:ascii="Times New Roman" w:hAnsi="Times New Roman"/>
          <w:b/>
          <w:sz w:val="18"/>
          <w:szCs w:val="18"/>
        </w:rPr>
        <w:t xml:space="preserve"> Maize flows</w:t>
      </w:r>
    </w:p>
    <w:p w:rsidR="001D71C7" w:rsidRPr="003351A3" w:rsidRDefault="001D71C7" w:rsidP="001D71C7">
      <w:pPr>
        <w:widowControl w:val="0"/>
        <w:spacing w:after="0" w:line="240" w:lineRule="auto"/>
        <w:rPr>
          <w:b/>
        </w:rPr>
      </w:pPr>
      <w:r>
        <w:rPr>
          <w:noProof/>
        </w:rPr>
        <w:drawing>
          <wp:inline distT="0" distB="0" distL="0" distR="0" wp14:anchorId="3D97DBCC" wp14:editId="05D7ED3E">
            <wp:extent cx="4029075" cy="3257550"/>
            <wp:effectExtent l="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029075" cy="3257550"/>
                    </a:xfrm>
                    <a:prstGeom prst="rect">
                      <a:avLst/>
                    </a:prstGeom>
                    <a:noFill/>
                    <a:ln>
                      <a:noFill/>
                    </a:ln>
                  </pic:spPr>
                </pic:pic>
              </a:graphicData>
            </a:graphic>
          </wp:inline>
        </w:drawing>
      </w:r>
    </w:p>
    <w:p w:rsidR="00487F99" w:rsidRPr="003351A3" w:rsidRDefault="000D1CDC" w:rsidP="009C0C69">
      <w:pPr>
        <w:autoSpaceDE w:val="0"/>
        <w:autoSpaceDN w:val="0"/>
        <w:adjustRightInd w:val="0"/>
        <w:spacing w:after="120" w:line="240" w:lineRule="auto"/>
        <w:jc w:val="both"/>
        <w:rPr>
          <w:rFonts w:ascii="Times New Roman" w:hAnsi="Times New Roman"/>
          <w:b/>
        </w:rPr>
      </w:pPr>
      <w:r>
        <w:rPr>
          <w:rFonts w:ascii="Times New Roman" w:hAnsi="Times New Roman"/>
          <w:b/>
          <w:noProof/>
        </w:rPr>
        <w:drawing>
          <wp:inline distT="0" distB="0" distL="0" distR="0" wp14:anchorId="74583C2A" wp14:editId="78091AC1">
            <wp:extent cx="2771775" cy="571500"/>
            <wp:effectExtent l="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2771775" cy="571500"/>
                    </a:xfrm>
                    <a:prstGeom prst="rect">
                      <a:avLst/>
                    </a:prstGeom>
                    <a:noFill/>
                    <a:ln>
                      <a:noFill/>
                    </a:ln>
                  </pic:spPr>
                </pic:pic>
              </a:graphicData>
            </a:graphic>
          </wp:inline>
        </w:drawing>
      </w:r>
    </w:p>
    <w:p w:rsidR="00487F99" w:rsidRPr="003351A3" w:rsidRDefault="00487F99" w:rsidP="009C0C69">
      <w:pPr>
        <w:autoSpaceDE w:val="0"/>
        <w:autoSpaceDN w:val="0"/>
        <w:adjustRightInd w:val="0"/>
        <w:spacing w:after="120" w:line="240" w:lineRule="auto"/>
        <w:jc w:val="both"/>
        <w:rPr>
          <w:rFonts w:ascii="Times New Roman" w:hAnsi="Times New Roman"/>
          <w:sz w:val="18"/>
          <w:szCs w:val="18"/>
        </w:rPr>
      </w:pPr>
      <w:r w:rsidRPr="003351A3">
        <w:rPr>
          <w:rFonts w:ascii="Times New Roman" w:hAnsi="Times New Roman"/>
          <w:sz w:val="18"/>
          <w:szCs w:val="18"/>
        </w:rPr>
        <w:t xml:space="preserve">Source: </w:t>
      </w:r>
      <w:commentRangeStart w:id="90"/>
      <w:r w:rsidRPr="003351A3">
        <w:rPr>
          <w:rFonts w:ascii="Times New Roman" w:hAnsi="Times New Roman"/>
          <w:sz w:val="18"/>
          <w:szCs w:val="18"/>
        </w:rPr>
        <w:t>FEWSNET</w:t>
      </w:r>
      <w:r w:rsidR="00106AEB">
        <w:rPr>
          <w:rFonts w:ascii="Times New Roman" w:hAnsi="Times New Roman"/>
          <w:sz w:val="18"/>
          <w:szCs w:val="18"/>
        </w:rPr>
        <w:t xml:space="preserve"> (2011)</w:t>
      </w:r>
      <w:ins w:id="91" w:author="Author">
        <w:r w:rsidR="00CF3196">
          <w:rPr>
            <w:rFonts w:ascii="Times New Roman" w:hAnsi="Times New Roman"/>
            <w:sz w:val="18"/>
            <w:szCs w:val="18"/>
          </w:rPr>
          <w:t>,</w:t>
        </w:r>
      </w:ins>
      <w:r w:rsidRPr="003351A3">
        <w:rPr>
          <w:rFonts w:ascii="Times New Roman" w:hAnsi="Times New Roman"/>
          <w:sz w:val="18"/>
          <w:szCs w:val="18"/>
        </w:rPr>
        <w:t xml:space="preserve"> </w:t>
      </w:r>
      <w:del w:id="92" w:author="Author">
        <w:r w:rsidRPr="003351A3" w:rsidDel="00CF3196">
          <w:rPr>
            <w:rFonts w:ascii="Times New Roman" w:hAnsi="Times New Roman"/>
            <w:sz w:val="18"/>
            <w:szCs w:val="18"/>
          </w:rPr>
          <w:delText>&lt;</w:delText>
        </w:r>
        <w:r w:rsidRPr="003351A3" w:rsidDel="00CF3196">
          <w:delText xml:space="preserve"> </w:delText>
        </w:r>
        <w:r w:rsidRPr="003351A3" w:rsidDel="00CF3196">
          <w:rPr>
            <w:rFonts w:ascii="Times New Roman" w:hAnsi="Times New Roman"/>
            <w:sz w:val="18"/>
            <w:szCs w:val="18"/>
          </w:rPr>
          <w:delText>http://</w:delText>
        </w:r>
      </w:del>
      <w:r w:rsidRPr="003351A3">
        <w:rPr>
          <w:rFonts w:ascii="Times New Roman" w:hAnsi="Times New Roman"/>
          <w:sz w:val="18"/>
          <w:szCs w:val="18"/>
        </w:rPr>
        <w:t>www.fews.</w:t>
      </w:r>
      <w:commentRangeStart w:id="93"/>
      <w:r w:rsidRPr="003351A3">
        <w:rPr>
          <w:rFonts w:ascii="Times New Roman" w:hAnsi="Times New Roman"/>
          <w:sz w:val="18"/>
          <w:szCs w:val="18"/>
        </w:rPr>
        <w:t>net</w:t>
      </w:r>
      <w:commentRangeEnd w:id="93"/>
      <w:r w:rsidR="00106AEB">
        <w:rPr>
          <w:rStyle w:val="CommentReference"/>
        </w:rPr>
        <w:commentReference w:id="93"/>
      </w:r>
      <w:ins w:id="94" w:author="Author">
        <w:r w:rsidR="00CF3196">
          <w:rPr>
            <w:rFonts w:ascii="Times New Roman" w:hAnsi="Times New Roman"/>
            <w:sz w:val="18"/>
            <w:szCs w:val="18"/>
          </w:rPr>
          <w:t>.</w:t>
        </w:r>
        <w:commentRangeEnd w:id="90"/>
        <w:r w:rsidR="00CF3196">
          <w:rPr>
            <w:rStyle w:val="CommentReference"/>
          </w:rPr>
          <w:commentReference w:id="90"/>
        </w:r>
      </w:ins>
      <w:del w:id="95" w:author="Author">
        <w:r w:rsidRPr="003351A3" w:rsidDel="00CF3196">
          <w:rPr>
            <w:rFonts w:ascii="Times New Roman" w:hAnsi="Times New Roman"/>
            <w:sz w:val="18"/>
            <w:szCs w:val="18"/>
          </w:rPr>
          <w:delText>/&gt;</w:delText>
        </w:r>
      </w:del>
    </w:p>
    <w:p w:rsidR="00487F99" w:rsidRPr="003351A3" w:rsidRDefault="00487F99">
      <w:pPr>
        <w:pStyle w:val="Caption"/>
        <w:rPr>
          <w:rFonts w:ascii="Times New Roman" w:hAnsi="Times New Roman"/>
          <w:color w:val="auto"/>
          <w:sz w:val="22"/>
          <w:szCs w:val="22"/>
        </w:rPr>
      </w:pPr>
      <w:bookmarkStart w:id="96" w:name="_Toc308443602"/>
      <w:proofErr w:type="gramStart"/>
      <w:r w:rsidRPr="003351A3">
        <w:rPr>
          <w:rFonts w:ascii="Times New Roman" w:hAnsi="Times New Roman"/>
          <w:color w:val="auto"/>
          <w:sz w:val="22"/>
          <w:szCs w:val="22"/>
        </w:rPr>
        <w:lastRenderedPageBreak/>
        <w:t xml:space="preserve">Figure </w:t>
      </w:r>
      <w:ins w:id="97" w:author="Author">
        <w:r w:rsidR="00520EFF">
          <w:rPr>
            <w:rFonts w:ascii="Times New Roman" w:hAnsi="Times New Roman"/>
            <w:color w:val="auto"/>
            <w:sz w:val="22"/>
            <w:szCs w:val="22"/>
          </w:rPr>
          <w:t>2.</w:t>
        </w:r>
      </w:ins>
      <w:proofErr w:type="gramEnd"/>
      <w:r w:rsidRPr="003351A3">
        <w:rPr>
          <w:rFonts w:ascii="Times New Roman" w:hAnsi="Times New Roman"/>
          <w:color w:val="auto"/>
          <w:sz w:val="22"/>
          <w:szCs w:val="22"/>
        </w:rPr>
        <w:fldChar w:fldCharType="begin"/>
      </w:r>
      <w:r w:rsidRPr="003351A3">
        <w:rPr>
          <w:rFonts w:ascii="Times New Roman" w:hAnsi="Times New Roman"/>
          <w:color w:val="auto"/>
          <w:sz w:val="22"/>
          <w:szCs w:val="22"/>
        </w:rPr>
        <w:instrText xml:space="preserve"> SEQ Figure \* ARABIC </w:instrText>
      </w:r>
      <w:r w:rsidRPr="003351A3">
        <w:rPr>
          <w:rFonts w:ascii="Times New Roman" w:hAnsi="Times New Roman"/>
          <w:color w:val="auto"/>
          <w:sz w:val="22"/>
          <w:szCs w:val="22"/>
        </w:rPr>
        <w:fldChar w:fldCharType="separate"/>
      </w:r>
      <w:r w:rsidRPr="003351A3">
        <w:rPr>
          <w:rFonts w:ascii="Times New Roman" w:hAnsi="Times New Roman"/>
          <w:color w:val="auto"/>
          <w:sz w:val="22"/>
          <w:szCs w:val="22"/>
        </w:rPr>
        <w:t>2</w:t>
      </w:r>
      <w:r w:rsidRPr="003351A3">
        <w:rPr>
          <w:rFonts w:ascii="Times New Roman" w:hAnsi="Times New Roman"/>
          <w:color w:val="auto"/>
          <w:sz w:val="22"/>
          <w:szCs w:val="22"/>
        </w:rPr>
        <w:fldChar w:fldCharType="end"/>
      </w:r>
      <w:del w:id="98" w:author="Author">
        <w:r w:rsidRPr="003351A3" w:rsidDel="00520EFF">
          <w:rPr>
            <w:rFonts w:ascii="Times New Roman" w:hAnsi="Times New Roman"/>
            <w:color w:val="auto"/>
            <w:sz w:val="22"/>
            <w:szCs w:val="22"/>
          </w:rPr>
          <w:delText xml:space="preserve">. </w:delText>
        </w:r>
      </w:del>
      <w:ins w:id="99" w:author="Author">
        <w:r w:rsidR="00520EFF">
          <w:rPr>
            <w:rFonts w:ascii="Times New Roman" w:hAnsi="Times New Roman"/>
            <w:color w:val="auto"/>
            <w:sz w:val="22"/>
            <w:szCs w:val="22"/>
          </w:rPr>
          <w:t>—</w:t>
        </w:r>
      </w:ins>
      <w:proofErr w:type="gramStart"/>
      <w:r w:rsidRPr="003351A3">
        <w:rPr>
          <w:rFonts w:ascii="Times New Roman" w:hAnsi="Times New Roman"/>
          <w:color w:val="auto"/>
          <w:sz w:val="22"/>
          <w:szCs w:val="22"/>
        </w:rPr>
        <w:t>A</w:t>
      </w:r>
      <w:proofErr w:type="gramEnd"/>
      <w:r w:rsidRPr="003351A3">
        <w:rPr>
          <w:rFonts w:ascii="Times New Roman" w:hAnsi="Times New Roman"/>
          <w:color w:val="auto"/>
          <w:sz w:val="22"/>
          <w:szCs w:val="22"/>
        </w:rPr>
        <w:t xml:space="preserve"> terms</w:t>
      </w:r>
      <w:r w:rsidR="00520EFF">
        <w:rPr>
          <w:rFonts w:ascii="Times New Roman" w:hAnsi="Times New Roman"/>
          <w:color w:val="auto"/>
          <w:sz w:val="22"/>
          <w:szCs w:val="22"/>
        </w:rPr>
        <w:t>-</w:t>
      </w:r>
      <w:r w:rsidRPr="003351A3">
        <w:rPr>
          <w:rFonts w:ascii="Times New Roman" w:hAnsi="Times New Roman"/>
          <w:color w:val="auto"/>
          <w:sz w:val="22"/>
          <w:szCs w:val="22"/>
        </w:rPr>
        <w:t>of</w:t>
      </w:r>
      <w:r w:rsidR="00520EFF">
        <w:rPr>
          <w:rFonts w:ascii="Times New Roman" w:hAnsi="Times New Roman"/>
          <w:color w:val="auto"/>
          <w:sz w:val="22"/>
          <w:szCs w:val="22"/>
        </w:rPr>
        <w:t>-</w:t>
      </w:r>
      <w:r w:rsidRPr="003351A3">
        <w:rPr>
          <w:rFonts w:ascii="Times New Roman" w:hAnsi="Times New Roman"/>
          <w:color w:val="auto"/>
          <w:sz w:val="22"/>
          <w:szCs w:val="22"/>
        </w:rPr>
        <w:t>trade index for livestock relative to grain in two pastoralist regions of Ethiopia</w:t>
      </w:r>
      <w:r w:rsidR="00520EFF">
        <w:rPr>
          <w:rFonts w:ascii="Times New Roman" w:hAnsi="Times New Roman"/>
          <w:color w:val="auto"/>
          <w:sz w:val="22"/>
          <w:szCs w:val="22"/>
        </w:rPr>
        <w:t>,</w:t>
      </w:r>
      <w:r w:rsidR="00520EFF" w:rsidRPr="003351A3">
        <w:rPr>
          <w:rFonts w:ascii="Times New Roman" w:hAnsi="Times New Roman"/>
          <w:color w:val="auto"/>
          <w:sz w:val="22"/>
          <w:szCs w:val="22"/>
        </w:rPr>
        <w:t xml:space="preserve"> </w:t>
      </w:r>
      <w:r w:rsidRPr="003351A3">
        <w:rPr>
          <w:rFonts w:ascii="Times New Roman" w:hAnsi="Times New Roman"/>
          <w:color w:val="auto"/>
          <w:sz w:val="22"/>
          <w:szCs w:val="22"/>
        </w:rPr>
        <w:t>January 2007</w:t>
      </w:r>
      <w:r w:rsidR="00520EFF">
        <w:rPr>
          <w:rFonts w:ascii="Times New Roman" w:hAnsi="Times New Roman"/>
          <w:color w:val="auto"/>
          <w:sz w:val="22"/>
          <w:szCs w:val="22"/>
        </w:rPr>
        <w:t>–</w:t>
      </w:r>
      <w:r w:rsidRPr="003351A3">
        <w:rPr>
          <w:rFonts w:ascii="Times New Roman" w:hAnsi="Times New Roman"/>
          <w:color w:val="auto"/>
          <w:sz w:val="22"/>
          <w:szCs w:val="22"/>
        </w:rPr>
        <w:t>July 2011</w:t>
      </w:r>
      <w:bookmarkEnd w:id="96"/>
    </w:p>
    <w:p w:rsidR="00487F99" w:rsidRPr="003351A3" w:rsidRDefault="000D1CDC" w:rsidP="009C0C69">
      <w:pPr>
        <w:pStyle w:val="ListParagraph"/>
        <w:ind w:left="0"/>
        <w:rPr>
          <w:rFonts w:ascii="Times New Roman" w:hAnsi="Times New Roman" w:cs="Times New Roman"/>
          <w:b/>
        </w:rPr>
      </w:pPr>
      <w:r>
        <w:rPr>
          <w:rFonts w:ascii="Times New Roman" w:hAnsi="Times New Roman" w:cs="Times New Roman"/>
          <w:b/>
          <w:noProof/>
        </w:rPr>
        <w:drawing>
          <wp:inline distT="0" distB="0" distL="0" distR="0" wp14:anchorId="556885B0" wp14:editId="25DDA108">
            <wp:extent cx="4305300" cy="2295525"/>
            <wp:effectExtent l="0" t="0" r="0" b="0"/>
            <wp:docPr id="32"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6">
                      <a:clrChange>
                        <a:clrFrom>
                          <a:srgbClr val="B84F50"/>
                        </a:clrFrom>
                        <a:clrTo>
                          <a:srgbClr val="B84F50">
                            <a:alpha val="0"/>
                          </a:srgbClr>
                        </a:clrTo>
                      </a:clrChange>
                      <a:grayscl/>
                      <a:extLst>
                        <a:ext uri="{28A0092B-C50C-407E-A947-70E740481C1C}">
                          <a14:useLocalDpi xmlns:a14="http://schemas.microsoft.com/office/drawing/2010/main" val="0"/>
                        </a:ext>
                      </a:extLst>
                    </a:blip>
                    <a:srcRect l="-2904" t="-1717" r="-5328" b="-5327"/>
                    <a:stretch>
                      <a:fillRect/>
                    </a:stretch>
                  </pic:blipFill>
                  <pic:spPr bwMode="auto">
                    <a:xfrm>
                      <a:off x="0" y="0"/>
                      <a:ext cx="4305300" cy="2295525"/>
                    </a:xfrm>
                    <a:prstGeom prst="rect">
                      <a:avLst/>
                    </a:prstGeom>
                    <a:noFill/>
                    <a:ln>
                      <a:noFill/>
                    </a:ln>
                  </pic:spPr>
                </pic:pic>
              </a:graphicData>
            </a:graphic>
          </wp:inline>
        </w:drawing>
      </w:r>
    </w:p>
    <w:p w:rsidR="00487F99" w:rsidRPr="003351A3" w:rsidRDefault="00487F99">
      <w:pPr>
        <w:spacing w:after="0" w:line="240" w:lineRule="auto"/>
        <w:rPr>
          <w:rFonts w:ascii="Times New Roman" w:hAnsi="Times New Roman"/>
          <w:b/>
        </w:rPr>
      </w:pPr>
    </w:p>
    <w:p w:rsidR="00CF3196" w:rsidRDefault="00487F99" w:rsidP="009C0C69">
      <w:pPr>
        <w:pStyle w:val="ListParagraph"/>
        <w:ind w:left="284"/>
        <w:jc w:val="both"/>
        <w:rPr>
          <w:ins w:id="100" w:author="Author"/>
          <w:rFonts w:ascii="Times New Roman" w:hAnsi="Times New Roman" w:cs="Times New Roman"/>
          <w:sz w:val="18"/>
          <w:szCs w:val="18"/>
        </w:rPr>
      </w:pPr>
      <w:r w:rsidRPr="00DA0F58">
        <w:rPr>
          <w:rFonts w:ascii="Times New Roman" w:hAnsi="Times New Roman" w:cs="Times New Roman"/>
          <w:sz w:val="18"/>
          <w:szCs w:val="18"/>
        </w:rPr>
        <w:t>Source</w:t>
      </w:r>
      <w:r w:rsidRPr="001C33D8">
        <w:rPr>
          <w:rFonts w:ascii="Times New Roman" w:hAnsi="Times New Roman" w:cs="Times New Roman"/>
          <w:sz w:val="18"/>
          <w:szCs w:val="18"/>
        </w:rPr>
        <w:t xml:space="preserve">: </w:t>
      </w:r>
      <w:r w:rsidRPr="003351A3">
        <w:rPr>
          <w:rFonts w:ascii="Times New Roman" w:hAnsi="Times New Roman" w:cs="Times New Roman"/>
          <w:sz w:val="18"/>
          <w:szCs w:val="18"/>
        </w:rPr>
        <w:t xml:space="preserve">Authors’ calculations from Ethiopian Central Statistical Agency </w:t>
      </w:r>
      <w:del w:id="101" w:author="Author">
        <w:r w:rsidRPr="003351A3" w:rsidDel="007D1827">
          <w:rPr>
            <w:rFonts w:ascii="Times New Roman" w:hAnsi="Times New Roman" w:cs="Times New Roman"/>
            <w:sz w:val="18"/>
            <w:szCs w:val="18"/>
          </w:rPr>
          <w:delText xml:space="preserve">(CSA) </w:delText>
        </w:r>
      </w:del>
      <w:r w:rsidRPr="003351A3">
        <w:rPr>
          <w:rFonts w:ascii="Times New Roman" w:hAnsi="Times New Roman" w:cs="Times New Roman"/>
          <w:sz w:val="18"/>
          <w:szCs w:val="18"/>
        </w:rPr>
        <w:t xml:space="preserve">data. </w:t>
      </w:r>
    </w:p>
    <w:p w:rsidR="00487F99" w:rsidRPr="003351A3" w:rsidRDefault="00CF3196" w:rsidP="009C0C69">
      <w:pPr>
        <w:pStyle w:val="ListParagraph"/>
        <w:ind w:left="284"/>
        <w:jc w:val="both"/>
        <w:rPr>
          <w:rFonts w:ascii="Times New Roman" w:hAnsi="Times New Roman" w:cs="Times New Roman"/>
          <w:sz w:val="18"/>
          <w:szCs w:val="18"/>
        </w:rPr>
      </w:pPr>
      <w:ins w:id="102" w:author="Author">
        <w:r>
          <w:rPr>
            <w:rFonts w:ascii="Times New Roman" w:hAnsi="Times New Roman" w:cs="Times New Roman"/>
            <w:sz w:val="18"/>
            <w:szCs w:val="18"/>
          </w:rPr>
          <w:t xml:space="preserve">Notes: TOT = terms-of-trade. </w:t>
        </w:r>
      </w:ins>
      <w:r w:rsidR="00487F99" w:rsidRPr="003351A3">
        <w:rPr>
          <w:rFonts w:ascii="Times New Roman" w:hAnsi="Times New Roman" w:cs="Times New Roman"/>
          <w:sz w:val="18"/>
          <w:szCs w:val="18"/>
        </w:rPr>
        <w:t xml:space="preserve">The </w:t>
      </w:r>
      <w:del w:id="103" w:author="Author">
        <w:r w:rsidR="00487F99" w:rsidRPr="003351A3" w:rsidDel="00CF3196">
          <w:rPr>
            <w:rFonts w:ascii="Times New Roman" w:hAnsi="Times New Roman" w:cs="Times New Roman"/>
            <w:sz w:val="18"/>
            <w:szCs w:val="18"/>
          </w:rPr>
          <w:delText>terms of trade</w:delText>
        </w:r>
      </w:del>
      <w:ins w:id="104" w:author="Author">
        <w:r>
          <w:rPr>
            <w:rFonts w:ascii="Times New Roman" w:hAnsi="Times New Roman" w:cs="Times New Roman"/>
            <w:sz w:val="18"/>
            <w:szCs w:val="18"/>
          </w:rPr>
          <w:t>TOT</w:t>
        </w:r>
      </w:ins>
      <w:r w:rsidR="00487F99" w:rsidRPr="003351A3">
        <w:rPr>
          <w:rFonts w:ascii="Times New Roman" w:hAnsi="Times New Roman" w:cs="Times New Roman"/>
          <w:sz w:val="18"/>
          <w:szCs w:val="18"/>
        </w:rPr>
        <w:t xml:space="preserve"> </w:t>
      </w:r>
      <w:ins w:id="105" w:author="Author">
        <w:r>
          <w:rPr>
            <w:rFonts w:ascii="Times New Roman" w:hAnsi="Times New Roman" w:cs="Times New Roman"/>
            <w:sz w:val="18"/>
            <w:szCs w:val="18"/>
          </w:rPr>
          <w:t xml:space="preserve">index </w:t>
        </w:r>
      </w:ins>
      <w:r w:rsidR="00487F99" w:rsidRPr="003351A3">
        <w:rPr>
          <w:rFonts w:ascii="Times New Roman" w:hAnsi="Times New Roman" w:cs="Times New Roman"/>
          <w:sz w:val="18"/>
          <w:szCs w:val="18"/>
        </w:rPr>
        <w:t xml:space="preserve">for pastoralists is the ratio of </w:t>
      </w:r>
      <w:ins w:id="106" w:author="Author">
        <w:r>
          <w:rPr>
            <w:rFonts w:ascii="Times New Roman" w:hAnsi="Times New Roman" w:cs="Times New Roman"/>
            <w:sz w:val="18"/>
            <w:szCs w:val="18"/>
          </w:rPr>
          <w:t xml:space="preserve">the </w:t>
        </w:r>
      </w:ins>
      <w:r w:rsidR="00487F99" w:rsidRPr="003351A3">
        <w:rPr>
          <w:rFonts w:ascii="Times New Roman" w:hAnsi="Times New Roman" w:cs="Times New Roman"/>
          <w:sz w:val="18"/>
          <w:szCs w:val="18"/>
        </w:rPr>
        <w:t xml:space="preserve">livestock price index </w:t>
      </w:r>
      <w:del w:id="107" w:author="Author">
        <w:r w:rsidR="00487F99" w:rsidRPr="003351A3" w:rsidDel="00CF3196">
          <w:rPr>
            <w:rFonts w:ascii="Times New Roman" w:hAnsi="Times New Roman" w:cs="Times New Roman"/>
            <w:sz w:val="18"/>
            <w:szCs w:val="18"/>
          </w:rPr>
          <w:delText xml:space="preserve">relative </w:delText>
        </w:r>
      </w:del>
      <w:r w:rsidR="00487F99" w:rsidRPr="003351A3">
        <w:rPr>
          <w:rFonts w:ascii="Times New Roman" w:hAnsi="Times New Roman" w:cs="Times New Roman"/>
          <w:sz w:val="18"/>
          <w:szCs w:val="18"/>
        </w:rPr>
        <w:t xml:space="preserve">to the grain price index. </w:t>
      </w:r>
    </w:p>
    <w:p w:rsidR="00487F99" w:rsidRPr="003351A3" w:rsidRDefault="00487F99" w:rsidP="009C0C69">
      <w:pPr>
        <w:autoSpaceDE w:val="0"/>
        <w:autoSpaceDN w:val="0"/>
        <w:adjustRightInd w:val="0"/>
        <w:spacing w:after="120" w:line="240" w:lineRule="auto"/>
        <w:jc w:val="both"/>
        <w:rPr>
          <w:rFonts w:ascii="Times New Roman" w:hAnsi="Times New Roman"/>
        </w:rPr>
      </w:pPr>
    </w:p>
    <w:p w:rsidR="00487F99" w:rsidRPr="003351A3" w:rsidRDefault="00487F99">
      <w:pPr>
        <w:autoSpaceDE w:val="0"/>
        <w:autoSpaceDN w:val="0"/>
        <w:adjustRightInd w:val="0"/>
        <w:spacing w:after="120" w:line="240" w:lineRule="auto"/>
        <w:jc w:val="both"/>
        <w:rPr>
          <w:rFonts w:ascii="Times New Roman" w:hAnsi="Times New Roman"/>
        </w:rPr>
      </w:pPr>
      <w:r w:rsidRPr="003351A3">
        <w:rPr>
          <w:rFonts w:ascii="Times New Roman" w:hAnsi="Times New Roman"/>
        </w:rPr>
        <w:t>Although this terms</w:t>
      </w:r>
      <w:r w:rsidR="00CF3196">
        <w:rPr>
          <w:rFonts w:ascii="Times New Roman" w:hAnsi="Times New Roman"/>
        </w:rPr>
        <w:t>-</w:t>
      </w:r>
      <w:r w:rsidRPr="003351A3">
        <w:rPr>
          <w:rFonts w:ascii="Times New Roman" w:hAnsi="Times New Roman"/>
        </w:rPr>
        <w:t>of</w:t>
      </w:r>
      <w:r w:rsidR="00CF3196">
        <w:rPr>
          <w:rFonts w:ascii="Times New Roman" w:hAnsi="Times New Roman"/>
        </w:rPr>
        <w:t>-</w:t>
      </w:r>
      <w:r w:rsidRPr="003351A3">
        <w:rPr>
          <w:rFonts w:ascii="Times New Roman" w:hAnsi="Times New Roman"/>
        </w:rPr>
        <w:t>trade indicator is not comprehensive enough from a welfare standpoint, it is nevertheless indicative of how livestock’s comparative advantage can vary over time based on national and international price movements. In Ethiopia, for example, this comparative advantage has fluctuated substantially in recent years based on cereal price inflation in 2008</w:t>
      </w:r>
      <w:ins w:id="108" w:author="Author">
        <w:r w:rsidR="00CF3196">
          <w:rPr>
            <w:rFonts w:ascii="Times New Roman" w:hAnsi="Times New Roman"/>
          </w:rPr>
          <w:t xml:space="preserve"> </w:t>
        </w:r>
      </w:ins>
      <w:r w:rsidR="00CF3196">
        <w:rPr>
          <w:rFonts w:ascii="Times New Roman" w:hAnsi="Times New Roman"/>
        </w:rPr>
        <w:t>and</w:t>
      </w:r>
      <w:r w:rsidRPr="003351A3">
        <w:rPr>
          <w:rFonts w:ascii="Times New Roman" w:hAnsi="Times New Roman"/>
        </w:rPr>
        <w:t xml:space="preserve"> strong growth in livestock prices in 2009 and 2010, before a sharp collapse in the pastoralist terms of trade in 2011 due to the drought as well as grain price inflation across Ethiopia (Figure </w:t>
      </w:r>
      <w:ins w:id="109" w:author="Author">
        <w:r w:rsidR="00CF3196">
          <w:rPr>
            <w:rFonts w:ascii="Times New Roman" w:hAnsi="Times New Roman"/>
          </w:rPr>
          <w:t>2.</w:t>
        </w:r>
      </w:ins>
      <w:r w:rsidRPr="003351A3">
        <w:rPr>
          <w:rFonts w:ascii="Times New Roman" w:hAnsi="Times New Roman"/>
        </w:rPr>
        <w:t>2).</w:t>
      </w:r>
    </w:p>
    <w:p w:rsidR="00487F99" w:rsidRPr="003351A3" w:rsidRDefault="00487F99" w:rsidP="00487F99">
      <w:pPr>
        <w:autoSpaceDE w:val="0"/>
        <w:autoSpaceDN w:val="0"/>
        <w:adjustRightInd w:val="0"/>
        <w:spacing w:after="120" w:line="240" w:lineRule="auto"/>
        <w:jc w:val="both"/>
        <w:rPr>
          <w:rFonts w:ascii="Times New Roman" w:hAnsi="Times New Roman"/>
          <w:b/>
        </w:rPr>
      </w:pPr>
      <w:bookmarkStart w:id="110" w:name="_Toc308443575"/>
      <w:commentRangeStart w:id="111"/>
      <w:proofErr w:type="gramStart"/>
      <w:r w:rsidRPr="003351A3">
        <w:rPr>
          <w:rFonts w:ascii="Times New Roman" w:hAnsi="Times New Roman"/>
          <w:b/>
        </w:rPr>
        <w:t xml:space="preserve">Figure </w:t>
      </w:r>
      <w:commentRangeEnd w:id="111"/>
      <w:r w:rsidR="00D51396">
        <w:rPr>
          <w:rStyle w:val="CommentReference"/>
        </w:rPr>
        <w:commentReference w:id="111"/>
      </w:r>
      <w:ins w:id="112" w:author="Author">
        <w:r w:rsidR="00520EFF">
          <w:rPr>
            <w:rFonts w:ascii="Times New Roman" w:hAnsi="Times New Roman"/>
            <w:b/>
          </w:rPr>
          <w:t>2.</w:t>
        </w:r>
      </w:ins>
      <w:proofErr w:type="gramEnd"/>
      <w:r w:rsidRPr="003351A3">
        <w:rPr>
          <w:rFonts w:ascii="Times New Roman" w:hAnsi="Times New Roman"/>
          <w:b/>
        </w:rPr>
        <w:fldChar w:fldCharType="begin"/>
      </w:r>
      <w:r w:rsidRPr="003351A3">
        <w:rPr>
          <w:rFonts w:ascii="Times New Roman" w:hAnsi="Times New Roman"/>
          <w:b/>
        </w:rPr>
        <w:instrText xml:space="preserve"> SEQ Figure \* ARABIC </w:instrText>
      </w:r>
      <w:r w:rsidRPr="003351A3">
        <w:rPr>
          <w:rFonts w:ascii="Times New Roman" w:hAnsi="Times New Roman"/>
          <w:b/>
        </w:rPr>
        <w:fldChar w:fldCharType="separate"/>
      </w:r>
      <w:r w:rsidRPr="003351A3">
        <w:rPr>
          <w:rFonts w:ascii="Times New Roman" w:hAnsi="Times New Roman"/>
          <w:b/>
        </w:rPr>
        <w:t>3</w:t>
      </w:r>
      <w:r w:rsidRPr="003351A3">
        <w:rPr>
          <w:rFonts w:ascii="Times New Roman" w:hAnsi="Times New Roman"/>
          <w:b/>
        </w:rPr>
        <w:fldChar w:fldCharType="end"/>
      </w:r>
      <w:del w:id="113" w:author="Author">
        <w:r w:rsidRPr="003351A3" w:rsidDel="00520EFF">
          <w:rPr>
            <w:rFonts w:ascii="Times New Roman" w:hAnsi="Times New Roman"/>
            <w:b/>
          </w:rPr>
          <w:delText xml:space="preserve">. </w:delText>
        </w:r>
      </w:del>
      <w:ins w:id="114" w:author="Author">
        <w:r w:rsidR="00520EFF">
          <w:rPr>
            <w:rFonts w:ascii="Times New Roman" w:hAnsi="Times New Roman"/>
            <w:b/>
          </w:rPr>
          <w:t>—</w:t>
        </w:r>
      </w:ins>
      <w:r w:rsidRPr="003351A3">
        <w:rPr>
          <w:rFonts w:ascii="Times New Roman" w:hAnsi="Times New Roman"/>
          <w:b/>
        </w:rPr>
        <w:t>E</w:t>
      </w:r>
      <w:r w:rsidRPr="003351A3">
        <w:rPr>
          <w:rFonts w:ascii="Times New Roman" w:hAnsi="Times New Roman"/>
          <w:b/>
          <w:bCs/>
        </w:rPr>
        <w:t>stimates of the number of ASAL people adversely affected by droughts</w:t>
      </w:r>
      <w:r w:rsidR="00520EFF">
        <w:rPr>
          <w:rFonts w:ascii="Times New Roman" w:hAnsi="Times New Roman"/>
          <w:b/>
          <w:bCs/>
        </w:rPr>
        <w:t>,</w:t>
      </w:r>
      <w:r w:rsidR="00520EFF" w:rsidRPr="003351A3">
        <w:rPr>
          <w:rFonts w:ascii="Times New Roman" w:hAnsi="Times New Roman"/>
          <w:b/>
          <w:bCs/>
        </w:rPr>
        <w:t xml:space="preserve"> </w:t>
      </w:r>
      <w:r w:rsidRPr="003351A3">
        <w:rPr>
          <w:rFonts w:ascii="Times New Roman" w:hAnsi="Times New Roman"/>
          <w:b/>
          <w:bCs/>
        </w:rPr>
        <w:t>1970</w:t>
      </w:r>
      <w:r w:rsidR="00520EFF">
        <w:rPr>
          <w:rFonts w:ascii="Times New Roman" w:hAnsi="Times New Roman"/>
          <w:b/>
          <w:bCs/>
        </w:rPr>
        <w:t>–</w:t>
      </w:r>
      <w:r w:rsidRPr="003351A3">
        <w:rPr>
          <w:rFonts w:ascii="Times New Roman" w:hAnsi="Times New Roman"/>
          <w:b/>
          <w:bCs/>
        </w:rPr>
        <w:t xml:space="preserve">2010 </w:t>
      </w:r>
    </w:p>
    <w:p w:rsidR="00487F99" w:rsidRPr="003351A3" w:rsidRDefault="00106AEB" w:rsidP="00B3792A">
      <w:pPr>
        <w:spacing w:after="120" w:line="240" w:lineRule="auto"/>
        <w:jc w:val="both"/>
        <w:rPr>
          <w:rFonts w:ascii="Times New Roman" w:hAnsi="Times New Roman"/>
        </w:rPr>
      </w:pPr>
      <w:r>
        <w:rPr>
          <w:noProof/>
        </w:rPr>
        <w:drawing>
          <wp:inline distT="0" distB="0" distL="0" distR="0" wp14:anchorId="69CDCCA8" wp14:editId="173133E2">
            <wp:extent cx="5943600" cy="3275965"/>
            <wp:effectExtent l="0" t="0" r="0" b="63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F3196" w:rsidRDefault="00487F99" w:rsidP="00B3792A">
      <w:pPr>
        <w:autoSpaceDE w:val="0"/>
        <w:autoSpaceDN w:val="0"/>
        <w:adjustRightInd w:val="0"/>
        <w:spacing w:after="0" w:line="240" w:lineRule="auto"/>
        <w:jc w:val="both"/>
        <w:rPr>
          <w:ins w:id="115" w:author="Author"/>
          <w:rFonts w:ascii="Times New Roman" w:hAnsi="Times New Roman"/>
          <w:sz w:val="18"/>
          <w:szCs w:val="18"/>
        </w:rPr>
      </w:pPr>
      <w:r w:rsidRPr="003351A3">
        <w:rPr>
          <w:rFonts w:ascii="Times New Roman" w:hAnsi="Times New Roman"/>
          <w:sz w:val="18"/>
          <w:szCs w:val="18"/>
        </w:rPr>
        <w:lastRenderedPageBreak/>
        <w:t xml:space="preserve">Source: </w:t>
      </w:r>
      <w:del w:id="116" w:author="Author">
        <w:r w:rsidRPr="003351A3" w:rsidDel="00CF3196">
          <w:rPr>
            <w:rFonts w:ascii="Times New Roman" w:hAnsi="Times New Roman"/>
            <w:sz w:val="18"/>
            <w:szCs w:val="18"/>
          </w:rPr>
          <w:delText>EM-DAT (</w:delText>
        </w:r>
      </w:del>
      <w:ins w:id="117" w:author="Author">
        <w:r w:rsidR="00CF3196">
          <w:rPr>
            <w:rFonts w:ascii="Times New Roman" w:hAnsi="Times New Roman"/>
            <w:sz w:val="18"/>
            <w:szCs w:val="18"/>
          </w:rPr>
          <w:t xml:space="preserve">CRED </w:t>
        </w:r>
      </w:ins>
      <w:r w:rsidRPr="003351A3">
        <w:rPr>
          <w:rFonts w:ascii="Times New Roman" w:hAnsi="Times New Roman"/>
          <w:sz w:val="18"/>
          <w:szCs w:val="18"/>
        </w:rPr>
        <w:t>2011</w:t>
      </w:r>
      <w:del w:id="118" w:author="Author">
        <w:r w:rsidRPr="003351A3" w:rsidDel="00CF3196">
          <w:rPr>
            <w:rFonts w:ascii="Times New Roman" w:hAnsi="Times New Roman"/>
            <w:sz w:val="18"/>
            <w:szCs w:val="18"/>
          </w:rPr>
          <w:delText>)</w:delText>
        </w:r>
      </w:del>
      <w:r w:rsidRPr="003351A3">
        <w:rPr>
          <w:rFonts w:ascii="Times New Roman" w:hAnsi="Times New Roman"/>
          <w:sz w:val="18"/>
          <w:szCs w:val="18"/>
        </w:rPr>
        <w:t xml:space="preserve">. </w:t>
      </w:r>
    </w:p>
    <w:p w:rsidR="00487F99" w:rsidRPr="003351A3" w:rsidRDefault="00487F99" w:rsidP="00B3792A">
      <w:pPr>
        <w:autoSpaceDE w:val="0"/>
        <w:autoSpaceDN w:val="0"/>
        <w:adjustRightInd w:val="0"/>
        <w:spacing w:after="0" w:line="240" w:lineRule="auto"/>
        <w:jc w:val="both"/>
        <w:rPr>
          <w:rFonts w:ascii="Times New Roman" w:hAnsi="Times New Roman"/>
          <w:sz w:val="18"/>
          <w:szCs w:val="18"/>
        </w:rPr>
      </w:pPr>
      <w:r w:rsidRPr="003351A3">
        <w:rPr>
          <w:rFonts w:ascii="Times New Roman" w:hAnsi="Times New Roman"/>
          <w:sz w:val="18"/>
          <w:szCs w:val="18"/>
        </w:rPr>
        <w:t xml:space="preserve">Notes: This is </w:t>
      </w:r>
      <w:ins w:id="119" w:author="Author">
        <w:r w:rsidR="007F420C">
          <w:rPr>
            <w:rFonts w:ascii="Times New Roman" w:hAnsi="Times New Roman"/>
            <w:sz w:val="18"/>
            <w:szCs w:val="18"/>
          </w:rPr>
          <w:t xml:space="preserve">only </w:t>
        </w:r>
      </w:ins>
      <w:r w:rsidRPr="003351A3">
        <w:rPr>
          <w:rFonts w:ascii="Times New Roman" w:hAnsi="Times New Roman"/>
          <w:sz w:val="18"/>
          <w:szCs w:val="18"/>
        </w:rPr>
        <w:t>an estimate of the total number of people affected</w:t>
      </w:r>
      <w:r w:rsidR="007F420C">
        <w:rPr>
          <w:rFonts w:ascii="Times New Roman" w:hAnsi="Times New Roman"/>
          <w:sz w:val="18"/>
          <w:szCs w:val="18"/>
        </w:rPr>
        <w:t>;</w:t>
      </w:r>
      <w:r w:rsidRPr="003351A3">
        <w:rPr>
          <w:rFonts w:ascii="Times New Roman" w:hAnsi="Times New Roman"/>
          <w:sz w:val="18"/>
          <w:szCs w:val="18"/>
        </w:rPr>
        <w:t xml:space="preserve"> </w:t>
      </w:r>
      <w:del w:id="120" w:author="Author">
        <w:r w:rsidRPr="003351A3" w:rsidDel="007F420C">
          <w:rPr>
            <w:rFonts w:ascii="Times New Roman" w:hAnsi="Times New Roman"/>
            <w:sz w:val="18"/>
            <w:szCs w:val="18"/>
          </w:rPr>
          <w:delText xml:space="preserve">but </w:delText>
        </w:r>
      </w:del>
      <w:r w:rsidRPr="003351A3">
        <w:rPr>
          <w:rFonts w:ascii="Times New Roman" w:hAnsi="Times New Roman"/>
          <w:sz w:val="18"/>
          <w:szCs w:val="18"/>
        </w:rPr>
        <w:t xml:space="preserve">the </w:t>
      </w:r>
      <w:del w:id="121" w:author="Author">
        <w:r w:rsidRPr="003351A3" w:rsidDel="007F420C">
          <w:rPr>
            <w:rFonts w:ascii="Times New Roman" w:hAnsi="Times New Roman"/>
            <w:sz w:val="18"/>
            <w:szCs w:val="18"/>
          </w:rPr>
          <w:delText xml:space="preserve">estimates </w:delText>
        </w:r>
      </w:del>
      <w:ins w:id="122" w:author="Author">
        <w:r w:rsidR="007F420C">
          <w:rPr>
            <w:rFonts w:ascii="Times New Roman" w:hAnsi="Times New Roman"/>
            <w:sz w:val="18"/>
            <w:szCs w:val="18"/>
          </w:rPr>
          <w:t>numbers given</w:t>
        </w:r>
        <w:r w:rsidR="007F420C" w:rsidRPr="003351A3">
          <w:rPr>
            <w:rFonts w:ascii="Times New Roman" w:hAnsi="Times New Roman"/>
            <w:sz w:val="18"/>
            <w:szCs w:val="18"/>
          </w:rPr>
          <w:t xml:space="preserve"> </w:t>
        </w:r>
      </w:ins>
      <w:r w:rsidRPr="003351A3">
        <w:rPr>
          <w:rFonts w:ascii="Times New Roman" w:hAnsi="Times New Roman"/>
          <w:sz w:val="18"/>
          <w:szCs w:val="18"/>
        </w:rPr>
        <w:t xml:space="preserve">are only </w:t>
      </w:r>
      <w:del w:id="123" w:author="Author">
        <w:r w:rsidRPr="003351A3" w:rsidDel="007F420C">
          <w:rPr>
            <w:rFonts w:ascii="Times New Roman" w:hAnsi="Times New Roman"/>
            <w:sz w:val="18"/>
            <w:szCs w:val="18"/>
          </w:rPr>
          <w:delText xml:space="preserve">very </w:delText>
        </w:r>
      </w:del>
      <w:r w:rsidRPr="003351A3">
        <w:rPr>
          <w:rFonts w:ascii="Times New Roman" w:hAnsi="Times New Roman"/>
          <w:sz w:val="18"/>
          <w:szCs w:val="18"/>
        </w:rPr>
        <w:t xml:space="preserve">approximate. In addition to the problem of identifying affected people, there </w:t>
      </w:r>
      <w:r w:rsidR="007F420C">
        <w:rPr>
          <w:rFonts w:ascii="Times New Roman" w:hAnsi="Times New Roman"/>
          <w:sz w:val="18"/>
          <w:szCs w:val="18"/>
        </w:rPr>
        <w:t>is the</w:t>
      </w:r>
      <w:r w:rsidR="007F420C" w:rsidRPr="003351A3">
        <w:rPr>
          <w:rFonts w:ascii="Times New Roman" w:hAnsi="Times New Roman"/>
          <w:sz w:val="18"/>
          <w:szCs w:val="18"/>
        </w:rPr>
        <w:t xml:space="preserve"> </w:t>
      </w:r>
      <w:r w:rsidRPr="003351A3">
        <w:rPr>
          <w:rFonts w:ascii="Times New Roman" w:hAnsi="Times New Roman"/>
          <w:sz w:val="18"/>
          <w:szCs w:val="18"/>
        </w:rPr>
        <w:t>issue of degree of impact</w:t>
      </w:r>
      <w:r w:rsidR="007F420C">
        <w:rPr>
          <w:rFonts w:ascii="Times New Roman" w:hAnsi="Times New Roman"/>
          <w:sz w:val="18"/>
          <w:szCs w:val="18"/>
        </w:rPr>
        <w:t>,</w:t>
      </w:r>
      <w:r w:rsidRPr="003351A3">
        <w:rPr>
          <w:rFonts w:ascii="Times New Roman" w:hAnsi="Times New Roman"/>
          <w:sz w:val="18"/>
          <w:szCs w:val="18"/>
        </w:rPr>
        <w:t xml:space="preserve"> </w:t>
      </w:r>
      <w:r w:rsidR="007F420C">
        <w:rPr>
          <w:rFonts w:ascii="Times New Roman" w:hAnsi="Times New Roman"/>
          <w:sz w:val="18"/>
          <w:szCs w:val="18"/>
        </w:rPr>
        <w:t>which</w:t>
      </w:r>
      <w:r w:rsidRPr="003351A3">
        <w:rPr>
          <w:rFonts w:ascii="Times New Roman" w:hAnsi="Times New Roman"/>
          <w:sz w:val="18"/>
          <w:szCs w:val="18"/>
        </w:rPr>
        <w:t xml:space="preserve"> </w:t>
      </w:r>
      <w:r w:rsidR="007F420C">
        <w:rPr>
          <w:rFonts w:ascii="Times New Roman" w:hAnsi="Times New Roman"/>
          <w:sz w:val="18"/>
          <w:szCs w:val="18"/>
        </w:rPr>
        <w:t>is</w:t>
      </w:r>
      <w:r w:rsidRPr="003351A3">
        <w:rPr>
          <w:rFonts w:ascii="Times New Roman" w:hAnsi="Times New Roman"/>
          <w:sz w:val="18"/>
          <w:szCs w:val="18"/>
        </w:rPr>
        <w:t xml:space="preserve"> not recorded, as well as possible omissions in earlier periods due to less effective measurement, poor governance, and so on. Also, some of the estimates are inaccurate because of unclear distinctions between lowland and highland populations, particularly in Ethiopia. </w:t>
      </w:r>
    </w:p>
    <w:bookmarkEnd w:id="110"/>
    <w:p w:rsidR="00487F99" w:rsidRPr="003351A3" w:rsidRDefault="00487F99" w:rsidP="009C0C69">
      <w:pPr>
        <w:autoSpaceDE w:val="0"/>
        <w:autoSpaceDN w:val="0"/>
        <w:adjustRightInd w:val="0"/>
        <w:spacing w:after="120" w:line="240" w:lineRule="auto"/>
        <w:jc w:val="both"/>
        <w:rPr>
          <w:rFonts w:ascii="Times New Roman" w:hAnsi="Times New Roman"/>
        </w:rPr>
      </w:pPr>
      <w:r w:rsidRPr="003351A3">
        <w:rPr>
          <w:rFonts w:ascii="Times New Roman" w:hAnsi="Times New Roman"/>
        </w:rPr>
        <w:t xml:space="preserve">Volatile prices (terms of trade) are one aspect of the vulnerability of pastoralist livelihoods. In addition to influencing prices, droughts and floods impact livestock mortality (particularly droughts). However, the fact that both external conditions (prices) and domestic conditions (price and livestock mortality rates) influence pastoralists’ welfare means that one needs to look at droughts in both pastoralist and </w:t>
      </w:r>
      <w:proofErr w:type="spellStart"/>
      <w:r w:rsidRPr="003351A3">
        <w:rPr>
          <w:rFonts w:ascii="Times New Roman" w:hAnsi="Times New Roman"/>
        </w:rPr>
        <w:t>nonpastoralist</w:t>
      </w:r>
      <w:proofErr w:type="spellEnd"/>
      <w:r w:rsidRPr="003351A3">
        <w:rPr>
          <w:rFonts w:ascii="Times New Roman" w:hAnsi="Times New Roman"/>
        </w:rPr>
        <w:t xml:space="preserve"> regions of eastern Africa. In Figure </w:t>
      </w:r>
      <w:del w:id="124" w:author="Author">
        <w:r w:rsidRPr="003351A3" w:rsidDel="007F420C">
          <w:rPr>
            <w:rFonts w:ascii="Times New Roman" w:hAnsi="Times New Roman"/>
          </w:rPr>
          <w:delText xml:space="preserve">3 </w:delText>
        </w:r>
      </w:del>
      <w:ins w:id="125" w:author="Author">
        <w:r w:rsidR="007F420C">
          <w:rPr>
            <w:rFonts w:ascii="Times New Roman" w:hAnsi="Times New Roman"/>
          </w:rPr>
          <w:t>2.3,</w:t>
        </w:r>
        <w:r w:rsidR="007F420C" w:rsidRPr="003351A3">
          <w:rPr>
            <w:rFonts w:ascii="Times New Roman" w:hAnsi="Times New Roman"/>
          </w:rPr>
          <w:t xml:space="preserve"> </w:t>
        </w:r>
      </w:ins>
      <w:r w:rsidRPr="003351A3">
        <w:rPr>
          <w:rFonts w:ascii="Times New Roman" w:hAnsi="Times New Roman"/>
        </w:rPr>
        <w:t xml:space="preserve">we use the EM-DAT database on disasters </w:t>
      </w:r>
      <w:ins w:id="126" w:author="Author">
        <w:r w:rsidR="007F420C">
          <w:rPr>
            <w:rFonts w:ascii="Times New Roman" w:hAnsi="Times New Roman"/>
          </w:rPr>
          <w:t xml:space="preserve">(CRED 2011) </w:t>
        </w:r>
      </w:ins>
      <w:r w:rsidRPr="003351A3">
        <w:rPr>
          <w:rFonts w:ascii="Times New Roman" w:hAnsi="Times New Roman"/>
        </w:rPr>
        <w:t xml:space="preserve">to look specifically at the timings of droughts in both pastoralist and </w:t>
      </w:r>
      <w:proofErr w:type="spellStart"/>
      <w:r w:rsidRPr="003351A3">
        <w:rPr>
          <w:rFonts w:ascii="Times New Roman" w:hAnsi="Times New Roman"/>
        </w:rPr>
        <w:t>nonpastoralist</w:t>
      </w:r>
      <w:proofErr w:type="spellEnd"/>
      <w:r w:rsidRPr="003351A3">
        <w:rPr>
          <w:rFonts w:ascii="Times New Roman" w:hAnsi="Times New Roman"/>
        </w:rPr>
        <w:t xml:space="preserve"> areas, as well as very rough estimates of the number of people affected.</w:t>
      </w:r>
      <w:r w:rsidRPr="003351A3">
        <w:rPr>
          <w:rStyle w:val="FootnoteReference"/>
          <w:rFonts w:ascii="Times New Roman" w:hAnsi="Times New Roman"/>
        </w:rPr>
        <w:footnoteReference w:id="3"/>
      </w:r>
      <w:r w:rsidRPr="003351A3">
        <w:rPr>
          <w:rFonts w:ascii="Times New Roman" w:hAnsi="Times New Roman"/>
        </w:rPr>
        <w:t xml:space="preserve"> The data show several disturbing facts. First, there is some indication that droughts are increasing in frequency in recent decades (bearing in mind poorer recording of droughts in earlier periods). Certainly, the </w:t>
      </w:r>
      <w:del w:id="129" w:author="Author">
        <w:r w:rsidRPr="003351A3" w:rsidDel="007D1827">
          <w:rPr>
            <w:rFonts w:ascii="Times New Roman" w:hAnsi="Times New Roman"/>
          </w:rPr>
          <w:delText xml:space="preserve">2000s </w:delText>
        </w:r>
      </w:del>
      <w:ins w:id="130" w:author="Author">
        <w:r w:rsidR="007D1827">
          <w:rPr>
            <w:rFonts w:ascii="Times New Roman" w:hAnsi="Times New Roman"/>
          </w:rPr>
          <w:t xml:space="preserve">decade from 2000 to </w:t>
        </w:r>
      </w:ins>
      <w:r w:rsidR="007D1827">
        <w:rPr>
          <w:rFonts w:ascii="Times New Roman" w:hAnsi="Times New Roman"/>
        </w:rPr>
        <w:t>2010</w:t>
      </w:r>
      <w:r w:rsidR="007D1827" w:rsidRPr="003351A3">
        <w:rPr>
          <w:rFonts w:ascii="Times New Roman" w:hAnsi="Times New Roman"/>
        </w:rPr>
        <w:t xml:space="preserve"> ha</w:t>
      </w:r>
      <w:r w:rsidR="007D1827">
        <w:rPr>
          <w:rFonts w:ascii="Times New Roman" w:hAnsi="Times New Roman"/>
        </w:rPr>
        <w:t>s</w:t>
      </w:r>
      <w:r w:rsidR="007D1827" w:rsidRPr="003351A3">
        <w:rPr>
          <w:rFonts w:ascii="Times New Roman" w:hAnsi="Times New Roman"/>
        </w:rPr>
        <w:t xml:space="preserve"> </w:t>
      </w:r>
      <w:r w:rsidRPr="003351A3">
        <w:rPr>
          <w:rFonts w:ascii="Times New Roman" w:hAnsi="Times New Roman"/>
        </w:rPr>
        <w:t xml:space="preserve">been a very bad </w:t>
      </w:r>
      <w:del w:id="131" w:author="Author">
        <w:r w:rsidRPr="003351A3" w:rsidDel="007D1827">
          <w:rPr>
            <w:rFonts w:ascii="Times New Roman" w:hAnsi="Times New Roman"/>
          </w:rPr>
          <w:delText xml:space="preserve">decade </w:delText>
        </w:r>
      </w:del>
      <w:ins w:id="132" w:author="Author">
        <w:r w:rsidR="007D1827">
          <w:rPr>
            <w:rFonts w:ascii="Times New Roman" w:hAnsi="Times New Roman"/>
          </w:rPr>
          <w:t>period</w:t>
        </w:r>
        <w:r w:rsidR="007D1827" w:rsidRPr="003351A3">
          <w:rPr>
            <w:rFonts w:ascii="Times New Roman" w:hAnsi="Times New Roman"/>
          </w:rPr>
          <w:t xml:space="preserve"> </w:t>
        </w:r>
      </w:ins>
      <w:r w:rsidRPr="003351A3">
        <w:rPr>
          <w:rFonts w:ascii="Times New Roman" w:hAnsi="Times New Roman"/>
        </w:rPr>
        <w:t>for pastoralist areas, with four major droughts</w:t>
      </w:r>
      <w:del w:id="133" w:author="Author">
        <w:r w:rsidRPr="003351A3" w:rsidDel="007D1827">
          <w:rPr>
            <w:rFonts w:ascii="Times New Roman" w:hAnsi="Times New Roman"/>
          </w:rPr>
          <w:delText xml:space="preserve"> per decade</w:delText>
        </w:r>
      </w:del>
      <w:r w:rsidRPr="003351A3">
        <w:rPr>
          <w:rFonts w:ascii="Times New Roman" w:hAnsi="Times New Roman"/>
        </w:rPr>
        <w:t xml:space="preserve"> in all three countries. Second, the scale of impact is immense. In each drought</w:t>
      </w:r>
      <w:r w:rsidR="00520EFF">
        <w:rPr>
          <w:rFonts w:ascii="Times New Roman" w:hAnsi="Times New Roman"/>
        </w:rPr>
        <w:t>—</w:t>
      </w:r>
      <w:r w:rsidRPr="003351A3">
        <w:rPr>
          <w:rFonts w:ascii="Times New Roman" w:hAnsi="Times New Roman"/>
        </w:rPr>
        <w:t>bar the 2004 drought in Somalia</w:t>
      </w:r>
      <w:r w:rsidR="00520EFF">
        <w:rPr>
          <w:rFonts w:ascii="Times New Roman" w:hAnsi="Times New Roman"/>
        </w:rPr>
        <w:t>—</w:t>
      </w:r>
      <w:r w:rsidRPr="003351A3">
        <w:rPr>
          <w:rFonts w:ascii="Times New Roman" w:hAnsi="Times New Roman"/>
        </w:rPr>
        <w:t xml:space="preserve">more than a million people were affected in each country, and typically several million people. Third, major droughts in </w:t>
      </w:r>
      <w:proofErr w:type="spellStart"/>
      <w:r w:rsidRPr="003351A3">
        <w:rPr>
          <w:rFonts w:ascii="Times New Roman" w:hAnsi="Times New Roman"/>
        </w:rPr>
        <w:t>nonpastoralist</w:t>
      </w:r>
      <w:proofErr w:type="spellEnd"/>
      <w:r w:rsidRPr="003351A3">
        <w:rPr>
          <w:rFonts w:ascii="Times New Roman" w:hAnsi="Times New Roman"/>
        </w:rPr>
        <w:t xml:space="preserve"> areas of these countries, particularly Ethiopia, are also common and likely to impact pastoralist populations quite adverse</w:t>
      </w:r>
      <w:r w:rsidR="007D1827">
        <w:rPr>
          <w:rFonts w:ascii="Times New Roman" w:hAnsi="Times New Roman"/>
        </w:rPr>
        <w:t>ly</w:t>
      </w:r>
      <w:r w:rsidRPr="003351A3">
        <w:rPr>
          <w:rFonts w:ascii="Times New Roman" w:hAnsi="Times New Roman"/>
        </w:rPr>
        <w:t xml:space="preserve"> if cereal prices rise. In 2003, for example, there was a major drought in the largely highland parts of Ethiopia that was estimated to have affected </w:t>
      </w:r>
      <w:del w:id="134" w:author="Author">
        <w:r w:rsidRPr="003351A3" w:rsidDel="007D1827">
          <w:rPr>
            <w:rFonts w:ascii="Times New Roman" w:hAnsi="Times New Roman"/>
          </w:rPr>
          <w:delText xml:space="preserve">over </w:delText>
        </w:r>
      </w:del>
      <w:ins w:id="135" w:author="Author">
        <w:r w:rsidR="007D1827">
          <w:rPr>
            <w:rFonts w:ascii="Times New Roman" w:hAnsi="Times New Roman"/>
          </w:rPr>
          <w:t>more than</w:t>
        </w:r>
        <w:r w:rsidR="007D1827" w:rsidRPr="003351A3">
          <w:rPr>
            <w:rFonts w:ascii="Times New Roman" w:hAnsi="Times New Roman"/>
          </w:rPr>
          <w:t xml:space="preserve"> </w:t>
        </w:r>
      </w:ins>
      <w:r w:rsidRPr="003351A3">
        <w:rPr>
          <w:rFonts w:ascii="Times New Roman" w:hAnsi="Times New Roman"/>
        </w:rPr>
        <w:t xml:space="preserve">12 million people. In landlocked countries like Ethiopia these kinds of shocks to </w:t>
      </w:r>
      <w:proofErr w:type="spellStart"/>
      <w:r w:rsidRPr="003351A3">
        <w:rPr>
          <w:rFonts w:ascii="Times New Roman" w:hAnsi="Times New Roman"/>
        </w:rPr>
        <w:t>nonpastoralist</w:t>
      </w:r>
      <w:proofErr w:type="spellEnd"/>
      <w:r w:rsidR="007D1827">
        <w:rPr>
          <w:rFonts w:ascii="Times New Roman" w:hAnsi="Times New Roman"/>
        </w:rPr>
        <w:t>,</w:t>
      </w:r>
      <w:r w:rsidRPr="003351A3">
        <w:rPr>
          <w:rFonts w:ascii="Times New Roman" w:hAnsi="Times New Roman"/>
        </w:rPr>
        <w:t xml:space="preserve"> cereal</w:t>
      </w:r>
      <w:r w:rsidR="007D1827">
        <w:rPr>
          <w:rFonts w:ascii="Times New Roman" w:hAnsi="Times New Roman"/>
        </w:rPr>
        <w:t>-</w:t>
      </w:r>
      <w:r w:rsidRPr="003351A3">
        <w:rPr>
          <w:rFonts w:ascii="Times New Roman" w:hAnsi="Times New Roman"/>
        </w:rPr>
        <w:t>producing areas could hurt pastoralists quite badly via, among other</w:t>
      </w:r>
      <w:ins w:id="136" w:author="Author">
        <w:r w:rsidR="007D1827">
          <w:rPr>
            <w:rFonts w:ascii="Times New Roman" w:hAnsi="Times New Roman"/>
          </w:rPr>
          <w:t xml:space="preserve"> things</w:t>
        </w:r>
      </w:ins>
      <w:del w:id="137" w:author="Author">
        <w:r w:rsidRPr="003351A3" w:rsidDel="007D1827">
          <w:rPr>
            <w:rFonts w:ascii="Times New Roman" w:hAnsi="Times New Roman"/>
          </w:rPr>
          <w:delText>s</w:delText>
        </w:r>
      </w:del>
      <w:r w:rsidRPr="003351A3">
        <w:rPr>
          <w:rFonts w:ascii="Times New Roman" w:hAnsi="Times New Roman"/>
        </w:rPr>
        <w:t>, reduced demand for livestock and considerably higher grain prices.</w:t>
      </w:r>
    </w:p>
    <w:p w:rsidR="00487F99" w:rsidRPr="003351A3" w:rsidRDefault="00487F99">
      <w:pPr>
        <w:pStyle w:val="ListParagraph"/>
        <w:ind w:left="0"/>
        <w:jc w:val="both"/>
        <w:rPr>
          <w:rFonts w:ascii="Times New Roman" w:hAnsi="Times New Roman" w:cs="Times New Roman"/>
        </w:rPr>
      </w:pPr>
      <w:r w:rsidRPr="003351A3">
        <w:rPr>
          <w:rFonts w:ascii="Times New Roman" w:hAnsi="Times New Roman" w:cs="Times New Roman"/>
        </w:rPr>
        <w:t xml:space="preserve">A limitation of the EM-DAT data </w:t>
      </w:r>
      <w:ins w:id="138" w:author="Author">
        <w:r w:rsidR="007D1827">
          <w:rPr>
            <w:rFonts w:ascii="Times New Roman" w:hAnsi="Times New Roman" w:cs="Times New Roman"/>
          </w:rPr>
          <w:t xml:space="preserve">(CRED 2011) </w:t>
        </w:r>
      </w:ins>
      <w:r w:rsidRPr="003351A3">
        <w:rPr>
          <w:rFonts w:ascii="Times New Roman" w:hAnsi="Times New Roman" w:cs="Times New Roman"/>
        </w:rPr>
        <w:t xml:space="preserve">is that </w:t>
      </w:r>
      <w:del w:id="139" w:author="Author">
        <w:r w:rsidRPr="003351A3" w:rsidDel="007D1827">
          <w:rPr>
            <w:rFonts w:ascii="Times New Roman" w:hAnsi="Times New Roman" w:cs="Times New Roman"/>
          </w:rPr>
          <w:delText>it says</w:delText>
        </w:r>
      </w:del>
      <w:ins w:id="140" w:author="Author">
        <w:r w:rsidR="007D1827">
          <w:rPr>
            <w:rFonts w:ascii="Times New Roman" w:hAnsi="Times New Roman" w:cs="Times New Roman"/>
          </w:rPr>
          <w:t>they say</w:t>
        </w:r>
      </w:ins>
      <w:r w:rsidRPr="003351A3">
        <w:rPr>
          <w:rFonts w:ascii="Times New Roman" w:hAnsi="Times New Roman" w:cs="Times New Roman"/>
        </w:rPr>
        <w:t xml:space="preserve"> little about the impact on pastoralism per se. Droughts are the number one killer of livestock in pastoralist regions, by far. Table </w:t>
      </w:r>
      <w:ins w:id="141" w:author="Author">
        <w:r w:rsidR="007D1827">
          <w:rPr>
            <w:rFonts w:ascii="Times New Roman" w:hAnsi="Times New Roman" w:cs="Times New Roman"/>
          </w:rPr>
          <w:t>2.</w:t>
        </w:r>
      </w:ins>
      <w:r w:rsidRPr="003351A3">
        <w:rPr>
          <w:rFonts w:ascii="Times New Roman" w:hAnsi="Times New Roman" w:cs="Times New Roman"/>
        </w:rPr>
        <w:t xml:space="preserve">1, for example, shows reasons for decreasing livestock ownership in the Somali region of Ethiopia over </w:t>
      </w:r>
      <w:ins w:id="142" w:author="Author">
        <w:r w:rsidR="007D1827">
          <w:rPr>
            <w:rFonts w:ascii="Times New Roman" w:hAnsi="Times New Roman" w:cs="Times New Roman"/>
          </w:rPr>
          <w:t xml:space="preserve">the period </w:t>
        </w:r>
      </w:ins>
      <w:r w:rsidRPr="003351A3">
        <w:rPr>
          <w:rFonts w:ascii="Times New Roman" w:hAnsi="Times New Roman" w:cs="Times New Roman"/>
        </w:rPr>
        <w:t>1995</w:t>
      </w:r>
      <w:r w:rsidR="007D1827">
        <w:rPr>
          <w:rFonts w:ascii="Times New Roman" w:hAnsi="Times New Roman" w:cs="Times New Roman"/>
        </w:rPr>
        <w:t>–</w:t>
      </w:r>
      <w:r w:rsidRPr="003351A3">
        <w:rPr>
          <w:rFonts w:ascii="Times New Roman" w:hAnsi="Times New Roman" w:cs="Times New Roman"/>
        </w:rPr>
        <w:t>2005. Mortality due to drought is cited in 100</w:t>
      </w:r>
      <w:r w:rsidR="008328FA">
        <w:rPr>
          <w:rFonts w:ascii="Times New Roman" w:hAnsi="Times New Roman" w:cs="Times New Roman"/>
        </w:rPr>
        <w:t xml:space="preserve"> percent</w:t>
      </w:r>
      <w:r w:rsidRPr="003351A3">
        <w:rPr>
          <w:rFonts w:ascii="Times New Roman" w:hAnsi="Times New Roman" w:cs="Times New Roman"/>
        </w:rPr>
        <w:t xml:space="preserve"> of households for camels, cattle</w:t>
      </w:r>
      <w:r w:rsidR="007D1827">
        <w:rPr>
          <w:rFonts w:ascii="Times New Roman" w:hAnsi="Times New Roman" w:cs="Times New Roman"/>
        </w:rPr>
        <w:t>,</w:t>
      </w:r>
      <w:r w:rsidRPr="003351A3">
        <w:rPr>
          <w:rFonts w:ascii="Times New Roman" w:hAnsi="Times New Roman" w:cs="Times New Roman"/>
        </w:rPr>
        <w:t xml:space="preserve"> and shoats (sheep or goats). In other words, not a single pastoralist household in that sample </w:t>
      </w:r>
      <w:del w:id="143" w:author="Author">
        <w:r w:rsidRPr="003351A3" w:rsidDel="007D1827">
          <w:rPr>
            <w:rFonts w:ascii="Times New Roman" w:hAnsi="Times New Roman" w:cs="Times New Roman"/>
          </w:rPr>
          <w:delText xml:space="preserve">was </w:delText>
        </w:r>
      </w:del>
      <w:ins w:id="144" w:author="Author">
        <w:r w:rsidR="007D1827">
          <w:rPr>
            <w:rFonts w:ascii="Times New Roman" w:hAnsi="Times New Roman" w:cs="Times New Roman"/>
          </w:rPr>
          <w:t>escaped being</w:t>
        </w:r>
        <w:r w:rsidR="007D1827" w:rsidRPr="003351A3">
          <w:rPr>
            <w:rFonts w:ascii="Times New Roman" w:hAnsi="Times New Roman" w:cs="Times New Roman"/>
          </w:rPr>
          <w:t xml:space="preserve"> </w:t>
        </w:r>
      </w:ins>
      <w:r w:rsidRPr="003351A3">
        <w:rPr>
          <w:rFonts w:ascii="Times New Roman" w:hAnsi="Times New Roman" w:cs="Times New Roman"/>
        </w:rPr>
        <w:t xml:space="preserve">adversely </w:t>
      </w:r>
      <w:del w:id="145" w:author="Author">
        <w:r w:rsidRPr="003351A3" w:rsidDel="007D1827">
          <w:rPr>
            <w:rFonts w:ascii="Times New Roman" w:hAnsi="Times New Roman" w:cs="Times New Roman"/>
          </w:rPr>
          <w:delText>un</w:delText>
        </w:r>
      </w:del>
      <w:r w:rsidRPr="003351A3">
        <w:rPr>
          <w:rFonts w:ascii="Times New Roman" w:hAnsi="Times New Roman" w:cs="Times New Roman"/>
        </w:rPr>
        <w:t xml:space="preserve">affected by drought. According to a </w:t>
      </w:r>
      <w:commentRangeStart w:id="146"/>
      <w:r w:rsidRPr="003351A3">
        <w:rPr>
          <w:rFonts w:ascii="Times New Roman" w:hAnsi="Times New Roman" w:cs="Times New Roman"/>
        </w:rPr>
        <w:t xml:space="preserve">2011 </w:t>
      </w:r>
      <w:ins w:id="147" w:author="Author">
        <w:r w:rsidR="007D1827" w:rsidRPr="007D1827">
          <w:rPr>
            <w:rFonts w:ascii="Times New Roman" w:hAnsi="Times New Roman" w:cs="Times New Roman"/>
          </w:rPr>
          <w:t>Ethiopian Central Statistical Agency (CSA)</w:t>
        </w:r>
        <w:r w:rsidR="007D1827">
          <w:rPr>
            <w:rFonts w:ascii="Times New Roman" w:hAnsi="Times New Roman" w:cs="Times New Roman"/>
          </w:rPr>
          <w:t xml:space="preserve"> </w:t>
        </w:r>
      </w:ins>
      <w:del w:id="148" w:author="Author">
        <w:r w:rsidRPr="003351A3" w:rsidDel="007D1827">
          <w:rPr>
            <w:rFonts w:ascii="Times New Roman" w:hAnsi="Times New Roman" w:cs="Times New Roman"/>
          </w:rPr>
          <w:delText xml:space="preserve">CSA </w:delText>
        </w:r>
      </w:del>
      <w:r w:rsidRPr="003351A3">
        <w:rPr>
          <w:rFonts w:ascii="Times New Roman" w:hAnsi="Times New Roman" w:cs="Times New Roman"/>
        </w:rPr>
        <w:t>survey</w:t>
      </w:r>
      <w:commentRangeEnd w:id="146"/>
      <w:r w:rsidR="007D1827">
        <w:rPr>
          <w:rStyle w:val="CommentReference"/>
        </w:rPr>
        <w:commentReference w:id="146"/>
      </w:r>
      <w:r w:rsidRPr="003351A3">
        <w:rPr>
          <w:rFonts w:ascii="Times New Roman" w:hAnsi="Times New Roman" w:cs="Times New Roman"/>
        </w:rPr>
        <w:t xml:space="preserve"> in the Afar </w:t>
      </w:r>
      <w:commentRangeStart w:id="149"/>
      <w:r w:rsidRPr="003351A3">
        <w:rPr>
          <w:rFonts w:ascii="Times New Roman" w:hAnsi="Times New Roman" w:cs="Times New Roman"/>
        </w:rPr>
        <w:t>region</w:t>
      </w:r>
      <w:commentRangeEnd w:id="149"/>
      <w:r w:rsidR="00E81796">
        <w:rPr>
          <w:rStyle w:val="CommentReference"/>
        </w:rPr>
        <w:commentReference w:id="149"/>
      </w:r>
      <w:r w:rsidRPr="003351A3">
        <w:rPr>
          <w:rFonts w:ascii="Times New Roman" w:hAnsi="Times New Roman" w:cs="Times New Roman"/>
        </w:rPr>
        <w:t>, 71</w:t>
      </w:r>
      <w:r w:rsidR="008328FA">
        <w:rPr>
          <w:rFonts w:ascii="Times New Roman" w:hAnsi="Times New Roman" w:cs="Times New Roman"/>
        </w:rPr>
        <w:t xml:space="preserve"> percent</w:t>
      </w:r>
      <w:r w:rsidRPr="003351A3">
        <w:rPr>
          <w:rFonts w:ascii="Times New Roman" w:hAnsi="Times New Roman" w:cs="Times New Roman"/>
        </w:rPr>
        <w:t xml:space="preserve"> of households report</w:t>
      </w:r>
      <w:r w:rsidR="007D1827">
        <w:rPr>
          <w:rFonts w:ascii="Times New Roman" w:hAnsi="Times New Roman" w:cs="Times New Roman"/>
        </w:rPr>
        <w:t>ed</w:t>
      </w:r>
      <w:r w:rsidRPr="003351A3">
        <w:rPr>
          <w:rFonts w:ascii="Times New Roman" w:hAnsi="Times New Roman" w:cs="Times New Roman"/>
        </w:rPr>
        <w:t xml:space="preserve"> drought as the major shock, while more than 68 percent identif</w:t>
      </w:r>
      <w:ins w:id="150" w:author="Author">
        <w:r w:rsidR="007D1827">
          <w:rPr>
            <w:rFonts w:ascii="Times New Roman" w:hAnsi="Times New Roman" w:cs="Times New Roman"/>
          </w:rPr>
          <w:t>ied</w:t>
        </w:r>
      </w:ins>
      <w:del w:id="151" w:author="Author">
        <w:r w:rsidRPr="003351A3" w:rsidDel="007D1827">
          <w:rPr>
            <w:rFonts w:ascii="Times New Roman" w:hAnsi="Times New Roman" w:cs="Times New Roman"/>
          </w:rPr>
          <w:delText>y</w:delText>
        </w:r>
      </w:del>
      <w:r w:rsidRPr="003351A3">
        <w:rPr>
          <w:rFonts w:ascii="Times New Roman" w:hAnsi="Times New Roman" w:cs="Times New Roman"/>
        </w:rPr>
        <w:t xml:space="preserve"> lack of drinking water and grazing land as having </w:t>
      </w:r>
      <w:r w:rsidR="007D1827">
        <w:rPr>
          <w:rFonts w:ascii="Times New Roman" w:hAnsi="Times New Roman" w:cs="Times New Roman"/>
        </w:rPr>
        <w:t xml:space="preserve">a </w:t>
      </w:r>
      <w:r w:rsidRPr="003351A3">
        <w:rPr>
          <w:rFonts w:ascii="Times New Roman" w:hAnsi="Times New Roman" w:cs="Times New Roman"/>
        </w:rPr>
        <w:t xml:space="preserve">moderate to severe effect on their livestock. The </w:t>
      </w:r>
      <w:commentRangeStart w:id="152"/>
      <w:del w:id="153" w:author="Author">
        <w:r w:rsidRPr="003351A3" w:rsidDel="00D84908">
          <w:rPr>
            <w:rFonts w:ascii="Times New Roman" w:hAnsi="Times New Roman" w:cs="Times New Roman"/>
          </w:rPr>
          <w:delText>P</w:delText>
        </w:r>
      </w:del>
      <w:ins w:id="154" w:author="Author">
        <w:r w:rsidR="00D84908" w:rsidRPr="00D84908">
          <w:rPr>
            <w:rFonts w:ascii="Times New Roman" w:hAnsi="Times New Roman" w:cs="Times New Roman"/>
          </w:rPr>
          <w:t xml:space="preserve">Pastoral Risk Management </w:t>
        </w:r>
        <w:r w:rsidR="00D84908">
          <w:rPr>
            <w:rFonts w:ascii="Times New Roman" w:hAnsi="Times New Roman" w:cs="Times New Roman"/>
          </w:rPr>
          <w:t>(P</w:t>
        </w:r>
      </w:ins>
      <w:r w:rsidRPr="003351A3">
        <w:rPr>
          <w:rFonts w:ascii="Times New Roman" w:hAnsi="Times New Roman" w:cs="Times New Roman"/>
        </w:rPr>
        <w:t>ARIMA</w:t>
      </w:r>
      <w:ins w:id="155" w:author="Author">
        <w:r w:rsidR="00D84908">
          <w:rPr>
            <w:rFonts w:ascii="Times New Roman" w:hAnsi="Times New Roman" w:cs="Times New Roman"/>
          </w:rPr>
          <w:t>)</w:t>
        </w:r>
      </w:ins>
      <w:r w:rsidRPr="003351A3">
        <w:rPr>
          <w:rFonts w:ascii="Times New Roman" w:hAnsi="Times New Roman" w:cs="Times New Roman"/>
        </w:rPr>
        <w:t xml:space="preserve"> project</w:t>
      </w:r>
      <w:commentRangeEnd w:id="152"/>
      <w:r w:rsidR="00430F2E">
        <w:rPr>
          <w:rStyle w:val="CommentReference"/>
        </w:rPr>
        <w:commentReference w:id="152"/>
      </w:r>
      <w:r w:rsidRPr="003351A3">
        <w:rPr>
          <w:rFonts w:ascii="Times New Roman" w:hAnsi="Times New Roman" w:cs="Times New Roman"/>
        </w:rPr>
        <w:t xml:space="preserve"> in southern Kenya and northern Ethiopia found a remarkably similar result, as do </w:t>
      </w:r>
      <w:commentRangeStart w:id="156"/>
      <w:r w:rsidRPr="003351A3">
        <w:rPr>
          <w:rFonts w:ascii="Times New Roman" w:hAnsi="Times New Roman" w:cs="Times New Roman"/>
        </w:rPr>
        <w:t>studies of the Ethiopian livestock sector as a whole</w:t>
      </w:r>
      <w:r w:rsidR="00E81796">
        <w:rPr>
          <w:rFonts w:ascii="Times New Roman" w:hAnsi="Times New Roman" w:cs="Times New Roman"/>
        </w:rPr>
        <w:t xml:space="preserve"> (</w:t>
      </w:r>
      <w:proofErr w:type="spellStart"/>
      <w:r w:rsidR="00E81796">
        <w:rPr>
          <w:rFonts w:ascii="Times New Roman" w:hAnsi="Times New Roman" w:cs="Times New Roman"/>
        </w:rPr>
        <w:t>Desta</w:t>
      </w:r>
      <w:proofErr w:type="spellEnd"/>
      <w:r w:rsidR="00E81796">
        <w:rPr>
          <w:rFonts w:ascii="Times New Roman" w:hAnsi="Times New Roman" w:cs="Times New Roman"/>
        </w:rPr>
        <w:t xml:space="preserve"> and Coppock 2004)</w:t>
      </w:r>
      <w:r w:rsidRPr="003351A3">
        <w:rPr>
          <w:rFonts w:ascii="Times New Roman" w:hAnsi="Times New Roman" w:cs="Times New Roman"/>
        </w:rPr>
        <w:t>.</w:t>
      </w:r>
      <w:commentRangeEnd w:id="156"/>
      <w:r w:rsidR="00430F2E">
        <w:rPr>
          <w:rStyle w:val="CommentReference"/>
        </w:rPr>
        <w:commentReference w:id="156"/>
      </w:r>
      <w:r w:rsidRPr="003351A3">
        <w:rPr>
          <w:rFonts w:ascii="Times New Roman" w:hAnsi="Times New Roman" w:cs="Times New Roman"/>
        </w:rPr>
        <w:t xml:space="preserve"> To make matters worse, higher livestock mortality rates appear to be driving a decline in herd sizes. Whil</w:t>
      </w:r>
      <w:r w:rsidR="007D1827">
        <w:rPr>
          <w:rFonts w:ascii="Times New Roman" w:hAnsi="Times New Roman" w:cs="Times New Roman"/>
        </w:rPr>
        <w:t>e</w:t>
      </w:r>
      <w:r w:rsidRPr="003351A3">
        <w:rPr>
          <w:rFonts w:ascii="Times New Roman" w:hAnsi="Times New Roman" w:cs="Times New Roman"/>
        </w:rPr>
        <w:t xml:space="preserve"> this conclusion is qualified by the lack of truly objective, up-to-date</w:t>
      </w:r>
      <w:r w:rsidR="007D1827">
        <w:rPr>
          <w:rFonts w:ascii="Times New Roman" w:hAnsi="Times New Roman" w:cs="Times New Roman"/>
        </w:rPr>
        <w:t>,</w:t>
      </w:r>
      <w:r w:rsidRPr="003351A3">
        <w:rPr>
          <w:rFonts w:ascii="Times New Roman" w:hAnsi="Times New Roman" w:cs="Times New Roman"/>
        </w:rPr>
        <w:t xml:space="preserve"> and larger scale data, </w:t>
      </w:r>
      <w:proofErr w:type="spellStart"/>
      <w:r w:rsidRPr="003351A3">
        <w:rPr>
          <w:rFonts w:ascii="Times New Roman" w:hAnsi="Times New Roman" w:cs="Times New Roman"/>
        </w:rPr>
        <w:t>Lybbert</w:t>
      </w:r>
      <w:proofErr w:type="spellEnd"/>
      <w:r w:rsidRPr="003351A3">
        <w:rPr>
          <w:rFonts w:ascii="Times New Roman" w:hAnsi="Times New Roman" w:cs="Times New Roman"/>
        </w:rPr>
        <w:t xml:space="preserve"> et al. (2004) </w:t>
      </w:r>
      <w:r w:rsidR="007D1827">
        <w:rPr>
          <w:rFonts w:ascii="Times New Roman" w:hAnsi="Times New Roman" w:cs="Times New Roman"/>
        </w:rPr>
        <w:t>found</w:t>
      </w:r>
      <w:r w:rsidR="007D1827" w:rsidRPr="003351A3">
        <w:rPr>
          <w:rFonts w:ascii="Times New Roman" w:hAnsi="Times New Roman" w:cs="Times New Roman"/>
        </w:rPr>
        <w:t xml:space="preserve"> </w:t>
      </w:r>
      <w:r w:rsidRPr="003351A3">
        <w:rPr>
          <w:rFonts w:ascii="Times New Roman" w:hAnsi="Times New Roman" w:cs="Times New Roman"/>
        </w:rPr>
        <w:t>that self-reported data from southern Ethiopia and northern Kenya suggest</w:t>
      </w:r>
      <w:r w:rsidR="007D1827">
        <w:rPr>
          <w:rFonts w:ascii="Times New Roman" w:hAnsi="Times New Roman" w:cs="Times New Roman"/>
        </w:rPr>
        <w:t>ed</w:t>
      </w:r>
      <w:r w:rsidRPr="003351A3">
        <w:rPr>
          <w:rFonts w:ascii="Times New Roman" w:hAnsi="Times New Roman" w:cs="Times New Roman"/>
        </w:rPr>
        <w:t xml:space="preserve"> sharply falling herd sizes</w:t>
      </w:r>
      <w:r w:rsidR="007D1827">
        <w:rPr>
          <w:rFonts w:ascii="Times New Roman" w:hAnsi="Times New Roman" w:cs="Times New Roman"/>
        </w:rPr>
        <w:t>,</w:t>
      </w:r>
      <w:r w:rsidRPr="003351A3">
        <w:rPr>
          <w:rFonts w:ascii="Times New Roman" w:hAnsi="Times New Roman" w:cs="Times New Roman"/>
        </w:rPr>
        <w:t xml:space="preserve"> declining from the early 1980s to the mid</w:t>
      </w:r>
      <w:r w:rsidR="007D1827">
        <w:rPr>
          <w:rFonts w:ascii="Times New Roman" w:hAnsi="Times New Roman" w:cs="Times New Roman"/>
        </w:rPr>
        <w:t>-</w:t>
      </w:r>
      <w:r w:rsidRPr="003351A3">
        <w:rPr>
          <w:rFonts w:ascii="Times New Roman" w:hAnsi="Times New Roman" w:cs="Times New Roman"/>
        </w:rPr>
        <w:t>1990s (</w:t>
      </w:r>
      <w:ins w:id="157" w:author="Author">
        <w:r w:rsidR="007D1827">
          <w:rPr>
            <w:rFonts w:ascii="Times New Roman" w:hAnsi="Times New Roman" w:cs="Times New Roman"/>
          </w:rPr>
          <w:t xml:space="preserve">see </w:t>
        </w:r>
      </w:ins>
      <w:r w:rsidRPr="003351A3">
        <w:rPr>
          <w:rFonts w:ascii="Times New Roman" w:hAnsi="Times New Roman" w:cs="Times New Roman"/>
        </w:rPr>
        <w:t xml:space="preserve">Figure </w:t>
      </w:r>
      <w:del w:id="158" w:author="Author">
        <w:r w:rsidRPr="003351A3" w:rsidDel="007D1827">
          <w:rPr>
            <w:rFonts w:ascii="Times New Roman" w:hAnsi="Times New Roman" w:cs="Times New Roman"/>
          </w:rPr>
          <w:delText>4</w:delText>
        </w:r>
      </w:del>
      <w:ins w:id="159" w:author="Author">
        <w:r w:rsidR="007D1827">
          <w:rPr>
            <w:rFonts w:ascii="Times New Roman" w:hAnsi="Times New Roman" w:cs="Times New Roman"/>
          </w:rPr>
          <w:t>2.4</w:t>
        </w:r>
      </w:ins>
      <w:del w:id="160" w:author="Author">
        <w:r w:rsidRPr="003351A3" w:rsidDel="007D1827">
          <w:rPr>
            <w:rFonts w:ascii="Times New Roman" w:hAnsi="Times New Roman" w:cs="Times New Roman"/>
          </w:rPr>
          <w:delText xml:space="preserve">), </w:delText>
        </w:r>
      </w:del>
      <w:ins w:id="161" w:author="Author">
        <w:r w:rsidR="007D1827" w:rsidRPr="003351A3">
          <w:rPr>
            <w:rFonts w:ascii="Times New Roman" w:hAnsi="Times New Roman" w:cs="Times New Roman"/>
          </w:rPr>
          <w:t>)</w:t>
        </w:r>
        <w:r w:rsidR="007D1827">
          <w:rPr>
            <w:rFonts w:ascii="Times New Roman" w:hAnsi="Times New Roman" w:cs="Times New Roman"/>
          </w:rPr>
          <w:t>. R</w:t>
        </w:r>
      </w:ins>
      <w:del w:id="162" w:author="Author">
        <w:r w:rsidRPr="003351A3" w:rsidDel="007D1827">
          <w:rPr>
            <w:rFonts w:ascii="Times New Roman" w:hAnsi="Times New Roman" w:cs="Times New Roman"/>
          </w:rPr>
          <w:delText>r</w:delText>
        </w:r>
      </w:del>
      <w:r w:rsidRPr="003351A3">
        <w:rPr>
          <w:rFonts w:ascii="Times New Roman" w:hAnsi="Times New Roman" w:cs="Times New Roman"/>
        </w:rPr>
        <w:t xml:space="preserve">espondents in Devereux’s (2006) survey of the Somali region of Ethiopia reported a similar result, as </w:t>
      </w:r>
      <w:r w:rsidR="007D1827">
        <w:rPr>
          <w:rFonts w:ascii="Times New Roman" w:hAnsi="Times New Roman" w:cs="Times New Roman"/>
        </w:rPr>
        <w:t>did</w:t>
      </w:r>
      <w:r w:rsidR="007D1827" w:rsidRPr="003351A3">
        <w:rPr>
          <w:rFonts w:ascii="Times New Roman" w:hAnsi="Times New Roman" w:cs="Times New Roman"/>
        </w:rPr>
        <w:t xml:space="preserve"> </w:t>
      </w:r>
      <w:r w:rsidRPr="003351A3">
        <w:rPr>
          <w:rFonts w:ascii="Times New Roman" w:hAnsi="Times New Roman" w:cs="Times New Roman"/>
        </w:rPr>
        <w:t>Afar pastoralists interviewed in the survey by Davies and Bennett (2007).</w:t>
      </w:r>
      <w:r w:rsidRPr="003351A3">
        <w:rPr>
          <w:rStyle w:val="FootnoteReference"/>
          <w:rFonts w:ascii="Times New Roman" w:hAnsi="Times New Roman"/>
        </w:rPr>
        <w:footnoteReference w:id="4"/>
      </w:r>
      <w:r w:rsidRPr="003351A3">
        <w:rPr>
          <w:rFonts w:ascii="Times New Roman" w:hAnsi="Times New Roman" w:cs="Times New Roman"/>
        </w:rPr>
        <w:t xml:space="preserve"> </w:t>
      </w:r>
      <w:proofErr w:type="spellStart"/>
      <w:r w:rsidRPr="003351A3">
        <w:rPr>
          <w:rFonts w:ascii="Times New Roman" w:hAnsi="Times New Roman" w:cs="Times New Roman"/>
        </w:rPr>
        <w:t>Lybbert</w:t>
      </w:r>
      <w:proofErr w:type="spellEnd"/>
      <w:r w:rsidRPr="003351A3">
        <w:rPr>
          <w:rFonts w:ascii="Times New Roman" w:hAnsi="Times New Roman" w:cs="Times New Roman"/>
        </w:rPr>
        <w:t xml:space="preserve"> et al. </w:t>
      </w:r>
      <w:r w:rsidRPr="003351A3">
        <w:rPr>
          <w:rFonts w:ascii="Times New Roman" w:hAnsi="Times New Roman" w:cs="Times New Roman"/>
        </w:rPr>
        <w:lastRenderedPageBreak/>
        <w:t>also demonstrated that when herds fall below a critical threshold they typically continue to decline (</w:t>
      </w:r>
      <w:ins w:id="164" w:author="Author">
        <w:r w:rsidR="007D1827">
          <w:rPr>
            <w:rFonts w:ascii="Times New Roman" w:hAnsi="Times New Roman" w:cs="Times New Roman"/>
          </w:rPr>
          <w:t xml:space="preserve">see </w:t>
        </w:r>
      </w:ins>
      <w:r w:rsidRPr="003351A3">
        <w:rPr>
          <w:rFonts w:ascii="Times New Roman" w:hAnsi="Times New Roman" w:cs="Times New Roman"/>
        </w:rPr>
        <w:t xml:space="preserve">Figure </w:t>
      </w:r>
      <w:ins w:id="165" w:author="Author">
        <w:r w:rsidR="007D1827">
          <w:rPr>
            <w:rFonts w:ascii="Times New Roman" w:hAnsi="Times New Roman" w:cs="Times New Roman"/>
          </w:rPr>
          <w:t>2.</w:t>
        </w:r>
      </w:ins>
      <w:r w:rsidRPr="003351A3">
        <w:rPr>
          <w:rFonts w:ascii="Times New Roman" w:hAnsi="Times New Roman" w:cs="Times New Roman"/>
        </w:rPr>
        <w:t>5):</w:t>
      </w:r>
    </w:p>
    <w:p w:rsidR="00487F99" w:rsidRPr="003351A3" w:rsidRDefault="00487F99" w:rsidP="009C0C69">
      <w:pPr>
        <w:pStyle w:val="ListParagraph"/>
        <w:ind w:left="0"/>
        <w:rPr>
          <w:rFonts w:ascii="Times New Roman" w:hAnsi="Times New Roman" w:cs="Times New Roman"/>
        </w:rPr>
      </w:pPr>
      <w:r w:rsidRPr="003351A3">
        <w:rPr>
          <w:rFonts w:ascii="Times New Roman" w:hAnsi="Times New Roman" w:cs="Times New Roman"/>
        </w:rPr>
        <w:t xml:space="preserve"> </w:t>
      </w:r>
    </w:p>
    <w:p w:rsidR="00487F99" w:rsidRPr="003351A3" w:rsidRDefault="00487F99">
      <w:pPr>
        <w:autoSpaceDE w:val="0"/>
        <w:autoSpaceDN w:val="0"/>
        <w:adjustRightInd w:val="0"/>
        <w:spacing w:after="120" w:line="240" w:lineRule="auto"/>
        <w:ind w:left="630"/>
        <w:jc w:val="both"/>
        <w:rPr>
          <w:rFonts w:ascii="Times New Roman" w:hAnsi="Times New Roman"/>
        </w:rPr>
      </w:pPr>
      <w:del w:id="166" w:author="Author">
        <w:r w:rsidRPr="003351A3" w:rsidDel="007D1827">
          <w:rPr>
            <w:rFonts w:ascii="Times New Roman" w:hAnsi="Times New Roman"/>
            <w:sz w:val="20"/>
            <w:szCs w:val="20"/>
          </w:rPr>
          <w:delText>“</w:delText>
        </w:r>
      </w:del>
      <w:r w:rsidRPr="003351A3">
        <w:rPr>
          <w:rFonts w:ascii="Times New Roman" w:hAnsi="Times New Roman"/>
          <w:sz w:val="20"/>
          <w:szCs w:val="20"/>
        </w:rPr>
        <w:t>A threshold point appears to exist at an unstable equilibrium of 10–15 animals, necessary to sustain mobile, transhumant herding, given average household size of 6–6.5 people during this period</w:t>
      </w:r>
      <w:r w:rsidR="007D1827">
        <w:rPr>
          <w:rFonts w:ascii="Times New Roman" w:hAnsi="Times New Roman"/>
          <w:sz w:val="20"/>
          <w:szCs w:val="20"/>
        </w:rPr>
        <w:t>.…</w:t>
      </w:r>
      <w:r w:rsidRPr="003351A3">
        <w:rPr>
          <w:rFonts w:ascii="Times New Roman" w:hAnsi="Times New Roman"/>
          <w:sz w:val="20"/>
          <w:szCs w:val="20"/>
        </w:rPr>
        <w:t xml:space="preserve"> Above that threshold, households can feasibly undertake the opportunistic, spatially flexible herding associated with extensive pastoralism</w:t>
      </w:r>
      <w:r w:rsidR="007D1827">
        <w:rPr>
          <w:rFonts w:ascii="Times New Roman" w:hAnsi="Times New Roman"/>
          <w:sz w:val="20"/>
          <w:szCs w:val="20"/>
        </w:rPr>
        <w:t>.…</w:t>
      </w:r>
      <w:r w:rsidRPr="003351A3">
        <w:rPr>
          <w:rFonts w:ascii="Times New Roman" w:hAnsi="Times New Roman"/>
          <w:sz w:val="20"/>
          <w:szCs w:val="20"/>
        </w:rPr>
        <w:t xml:space="preserve"> When a household’s stock of animals falls below the threshold level, it effectively switches to a different, </w:t>
      </w:r>
      <w:proofErr w:type="spellStart"/>
      <w:r w:rsidRPr="003351A3">
        <w:rPr>
          <w:rFonts w:ascii="Times New Roman" w:hAnsi="Times New Roman"/>
          <w:sz w:val="20"/>
          <w:szCs w:val="20"/>
        </w:rPr>
        <w:t>sedentarised</w:t>
      </w:r>
      <w:proofErr w:type="spellEnd"/>
      <w:r w:rsidRPr="003351A3">
        <w:rPr>
          <w:rFonts w:ascii="Times New Roman" w:hAnsi="Times New Roman"/>
          <w:sz w:val="20"/>
          <w:szCs w:val="20"/>
        </w:rPr>
        <w:t xml:space="preserve"> production system</w:t>
      </w:r>
      <w:r w:rsidR="007D1827">
        <w:rPr>
          <w:rFonts w:ascii="Times New Roman" w:hAnsi="Times New Roman"/>
          <w:sz w:val="20"/>
          <w:szCs w:val="20"/>
        </w:rPr>
        <w:t>.…</w:t>
      </w:r>
      <w:r w:rsidRPr="003351A3">
        <w:rPr>
          <w:rFonts w:ascii="Times New Roman" w:hAnsi="Times New Roman"/>
          <w:sz w:val="20"/>
          <w:szCs w:val="20"/>
        </w:rPr>
        <w:t xml:space="preserve"> </w:t>
      </w:r>
      <w:proofErr w:type="spellStart"/>
      <w:r w:rsidRPr="003351A3">
        <w:rPr>
          <w:rFonts w:ascii="Times New Roman" w:hAnsi="Times New Roman"/>
          <w:sz w:val="20"/>
          <w:szCs w:val="20"/>
        </w:rPr>
        <w:t>Sedentarised</w:t>
      </w:r>
      <w:proofErr w:type="spellEnd"/>
      <w:r w:rsidRPr="003351A3">
        <w:rPr>
          <w:rFonts w:ascii="Times New Roman" w:hAnsi="Times New Roman"/>
          <w:sz w:val="20"/>
          <w:szCs w:val="20"/>
        </w:rPr>
        <w:t xml:space="preserve"> herding is vulnerable to the region’s considerable </w:t>
      </w:r>
      <w:proofErr w:type="spellStart"/>
      <w:r w:rsidRPr="003351A3">
        <w:rPr>
          <w:rFonts w:ascii="Times New Roman" w:hAnsi="Times New Roman"/>
          <w:sz w:val="20"/>
          <w:szCs w:val="20"/>
        </w:rPr>
        <w:t>spatio</w:t>
      </w:r>
      <w:proofErr w:type="spellEnd"/>
      <w:r w:rsidRPr="003351A3">
        <w:rPr>
          <w:rFonts w:ascii="Times New Roman" w:hAnsi="Times New Roman"/>
          <w:sz w:val="20"/>
          <w:szCs w:val="20"/>
        </w:rPr>
        <w:t>-temporal variability in rainfall, however, so it becomes exceedingly difficult to maintain a herd of any size if one cannot migrate</w:t>
      </w:r>
      <w:r w:rsidR="007D1827">
        <w:rPr>
          <w:rFonts w:ascii="Times New Roman" w:hAnsi="Times New Roman"/>
          <w:sz w:val="20"/>
          <w:szCs w:val="20"/>
        </w:rPr>
        <w:t>.…</w:t>
      </w:r>
      <w:r w:rsidR="003351A3" w:rsidRPr="003351A3">
        <w:rPr>
          <w:rFonts w:ascii="Times New Roman" w:hAnsi="Times New Roman"/>
          <w:sz w:val="20"/>
          <w:szCs w:val="20"/>
        </w:rPr>
        <w:t xml:space="preserve"> </w:t>
      </w:r>
      <w:r w:rsidRPr="003351A3">
        <w:rPr>
          <w:rFonts w:ascii="Times New Roman" w:hAnsi="Times New Roman"/>
          <w:sz w:val="20"/>
          <w:szCs w:val="20"/>
        </w:rPr>
        <w:t xml:space="preserve">It is important to note, moreover, that </w:t>
      </w:r>
      <w:proofErr w:type="spellStart"/>
      <w:r w:rsidRPr="003351A3">
        <w:rPr>
          <w:rFonts w:ascii="Times New Roman" w:hAnsi="Times New Roman"/>
          <w:sz w:val="20"/>
          <w:szCs w:val="20"/>
        </w:rPr>
        <w:t>sedentarisation</w:t>
      </w:r>
      <w:proofErr w:type="spellEnd"/>
      <w:r w:rsidRPr="003351A3">
        <w:rPr>
          <w:rFonts w:ascii="Times New Roman" w:hAnsi="Times New Roman"/>
          <w:sz w:val="20"/>
          <w:szCs w:val="20"/>
        </w:rPr>
        <w:t xml:space="preserve"> with a small herd implies dire poverty in this context, as there are few </w:t>
      </w:r>
      <w:proofErr w:type="spellStart"/>
      <w:r w:rsidRPr="003351A3">
        <w:rPr>
          <w:rFonts w:ascii="Times New Roman" w:hAnsi="Times New Roman"/>
          <w:sz w:val="20"/>
          <w:szCs w:val="20"/>
        </w:rPr>
        <w:t>nonpastoral</w:t>
      </w:r>
      <w:proofErr w:type="spellEnd"/>
      <w:r w:rsidRPr="003351A3">
        <w:rPr>
          <w:rFonts w:ascii="Times New Roman" w:hAnsi="Times New Roman"/>
          <w:sz w:val="20"/>
          <w:szCs w:val="20"/>
        </w:rPr>
        <w:t xml:space="preserve"> options available to stockless pastoralists, the vast majority of whom are illiterate.</w:t>
      </w:r>
      <w:ins w:id="167" w:author="Author">
        <w:r w:rsidR="007D1827">
          <w:rPr>
            <w:rFonts w:ascii="Times New Roman" w:hAnsi="Times New Roman"/>
            <w:sz w:val="20"/>
            <w:szCs w:val="20"/>
          </w:rPr>
          <w:t xml:space="preserve"> (2004, </w:t>
        </w:r>
      </w:ins>
      <w:r w:rsidR="00E81796">
        <w:rPr>
          <w:rFonts w:ascii="Times New Roman" w:hAnsi="Times New Roman"/>
          <w:sz w:val="20"/>
          <w:szCs w:val="20"/>
        </w:rPr>
        <w:t>pp. 469</w:t>
      </w:r>
      <w:ins w:id="168" w:author="Author">
        <w:r w:rsidR="007D1827">
          <w:rPr>
            <w:rFonts w:ascii="Times New Roman" w:hAnsi="Times New Roman"/>
            <w:sz w:val="20"/>
            <w:szCs w:val="20"/>
          </w:rPr>
          <w:t>)</w:t>
        </w:r>
      </w:ins>
      <w:del w:id="169" w:author="Author">
        <w:r w:rsidRPr="003351A3" w:rsidDel="007D1827">
          <w:rPr>
            <w:rFonts w:ascii="Times New Roman" w:hAnsi="Times New Roman"/>
            <w:sz w:val="20"/>
            <w:szCs w:val="20"/>
          </w:rPr>
          <w:delText>”</w:delText>
        </w:r>
      </w:del>
    </w:p>
    <w:p w:rsidR="00487F99" w:rsidRPr="003351A3" w:rsidRDefault="00487F99" w:rsidP="00DA0F58">
      <w:pPr>
        <w:spacing w:after="120" w:line="240" w:lineRule="auto"/>
        <w:jc w:val="both"/>
        <w:rPr>
          <w:rFonts w:ascii="Times New Roman" w:hAnsi="Times New Roman"/>
        </w:rPr>
      </w:pPr>
      <w:r w:rsidRPr="003351A3">
        <w:rPr>
          <w:rFonts w:ascii="Times New Roman" w:hAnsi="Times New Roman"/>
        </w:rPr>
        <w:t xml:space="preserve">If the </w:t>
      </w:r>
      <w:commentRangeStart w:id="170"/>
      <w:r w:rsidRPr="003351A3">
        <w:rPr>
          <w:rFonts w:ascii="Times New Roman" w:hAnsi="Times New Roman"/>
        </w:rPr>
        <w:t xml:space="preserve">PARIMA findings </w:t>
      </w:r>
      <w:commentRangeEnd w:id="170"/>
      <w:r w:rsidR="008A3C33">
        <w:rPr>
          <w:rStyle w:val="CommentReference"/>
        </w:rPr>
        <w:commentReference w:id="170"/>
      </w:r>
      <w:r w:rsidRPr="003351A3">
        <w:rPr>
          <w:rFonts w:ascii="Times New Roman" w:hAnsi="Times New Roman"/>
        </w:rPr>
        <w:t xml:space="preserve">hold true </w:t>
      </w:r>
      <w:del w:id="171" w:author="Author">
        <w:r w:rsidRPr="003351A3" w:rsidDel="00D84908">
          <w:rPr>
            <w:rFonts w:ascii="Times New Roman" w:hAnsi="Times New Roman"/>
          </w:rPr>
          <w:delText>in the 2000s</w:delText>
        </w:r>
      </w:del>
      <w:ins w:id="172" w:author="Author">
        <w:r w:rsidR="00D84908">
          <w:rPr>
            <w:rFonts w:ascii="Times New Roman" w:hAnsi="Times New Roman"/>
          </w:rPr>
          <w:t>for the period after 2000</w:t>
        </w:r>
      </w:ins>
      <w:r w:rsidRPr="003351A3">
        <w:rPr>
          <w:rFonts w:ascii="Times New Roman" w:hAnsi="Times New Roman"/>
        </w:rPr>
        <w:t xml:space="preserve"> (which seems likely given the more frequent and more severe droughts) and if they hold true in other pastoralist areas of the Horn (</w:t>
      </w:r>
      <w:del w:id="173" w:author="Author">
        <w:r w:rsidRPr="003351A3" w:rsidDel="00D84908">
          <w:rPr>
            <w:rFonts w:ascii="Times New Roman" w:hAnsi="Times New Roman"/>
          </w:rPr>
          <w:delText>which is</w:delText>
        </w:r>
      </w:del>
      <w:ins w:id="174" w:author="Author">
        <w:r w:rsidR="00D84908">
          <w:rPr>
            <w:rFonts w:ascii="Times New Roman" w:hAnsi="Times New Roman"/>
          </w:rPr>
          <w:t xml:space="preserve">a </w:t>
        </w:r>
        <w:r w:rsidR="004C405E">
          <w:rPr>
            <w:rFonts w:ascii="Times New Roman" w:hAnsi="Times New Roman"/>
          </w:rPr>
          <w:t>premise</w:t>
        </w:r>
      </w:ins>
      <w:r w:rsidRPr="003351A3">
        <w:rPr>
          <w:rFonts w:ascii="Times New Roman" w:hAnsi="Times New Roman"/>
        </w:rPr>
        <w:t xml:space="preserve"> supported only by anecdotal data), then they suggest that increasing numbers of ASAL households are being pushed out of pastoralism rather than experiencing any positive diversification based on </w:t>
      </w:r>
      <w:r w:rsidRPr="00DA0F58">
        <w:rPr>
          <w:rFonts w:ascii="Times New Roman" w:hAnsi="Times New Roman"/>
          <w:i/>
        </w:rPr>
        <w:t>pull</w:t>
      </w:r>
      <w:r w:rsidRPr="003351A3">
        <w:rPr>
          <w:rFonts w:ascii="Times New Roman" w:hAnsi="Times New Roman"/>
        </w:rPr>
        <w:t xml:space="preserve"> factors. Moreover, </w:t>
      </w:r>
      <w:proofErr w:type="spellStart"/>
      <w:r w:rsidRPr="003351A3">
        <w:rPr>
          <w:rFonts w:ascii="Times New Roman" w:hAnsi="Times New Roman"/>
        </w:rPr>
        <w:t>sedentarized</w:t>
      </w:r>
      <w:proofErr w:type="spellEnd"/>
      <w:r w:rsidRPr="003351A3">
        <w:rPr>
          <w:rFonts w:ascii="Times New Roman" w:hAnsi="Times New Roman"/>
        </w:rPr>
        <w:t xml:space="preserve"> pastoralists are still just as vulnerable to drought as pastoralists (in many contexts, perhaps more so) and generally appear to have lower incomes. Indeed, while outsiders typically consider pastoralists extremely vulnerable, household expenditure surveys actually find that their livestock assets render them wealthier than most other populations in their countries, leading to what has often been called the wealth</w:t>
      </w:r>
      <w:r w:rsidR="00C93524">
        <w:rPr>
          <w:rFonts w:ascii="Times New Roman" w:hAnsi="Times New Roman"/>
        </w:rPr>
        <w:t>–</w:t>
      </w:r>
      <w:r w:rsidRPr="003351A3">
        <w:rPr>
          <w:rFonts w:ascii="Times New Roman" w:hAnsi="Times New Roman"/>
        </w:rPr>
        <w:t xml:space="preserve">vulnerability paradox (Devereux 2006). </w:t>
      </w:r>
    </w:p>
    <w:p w:rsidR="00487F99" w:rsidRPr="003351A3" w:rsidRDefault="00487F99" w:rsidP="009C0C69">
      <w:pPr>
        <w:spacing w:after="120" w:line="240" w:lineRule="auto"/>
        <w:rPr>
          <w:rFonts w:ascii="Times New Roman" w:hAnsi="Times New Roman"/>
          <w:b/>
        </w:rPr>
      </w:pPr>
      <w:bookmarkStart w:id="175" w:name="_Toc308443576"/>
      <w:proofErr w:type="gramStart"/>
      <w:r w:rsidRPr="003351A3">
        <w:rPr>
          <w:rFonts w:ascii="Times New Roman" w:hAnsi="Times New Roman"/>
          <w:b/>
        </w:rPr>
        <w:t xml:space="preserve">Table </w:t>
      </w:r>
      <w:ins w:id="176" w:author="Author">
        <w:r w:rsidR="00520EFF">
          <w:rPr>
            <w:rFonts w:ascii="Times New Roman" w:hAnsi="Times New Roman"/>
            <w:b/>
          </w:rPr>
          <w:t>2.</w:t>
        </w:r>
      </w:ins>
      <w:proofErr w:type="gramEnd"/>
      <w:r w:rsidRPr="003351A3">
        <w:rPr>
          <w:rFonts w:ascii="Times New Roman" w:hAnsi="Times New Roman"/>
          <w:b/>
        </w:rPr>
        <w:fldChar w:fldCharType="begin"/>
      </w:r>
      <w:r w:rsidRPr="003351A3">
        <w:rPr>
          <w:rFonts w:ascii="Times New Roman" w:hAnsi="Times New Roman"/>
          <w:b/>
        </w:rPr>
        <w:instrText xml:space="preserve"> SEQ Table \* ARABIC </w:instrText>
      </w:r>
      <w:r w:rsidRPr="003351A3">
        <w:rPr>
          <w:rFonts w:ascii="Times New Roman" w:hAnsi="Times New Roman"/>
          <w:b/>
        </w:rPr>
        <w:fldChar w:fldCharType="separate"/>
      </w:r>
      <w:r w:rsidRPr="003351A3">
        <w:rPr>
          <w:rFonts w:ascii="Times New Roman" w:hAnsi="Times New Roman"/>
          <w:b/>
        </w:rPr>
        <w:t>1</w:t>
      </w:r>
      <w:r w:rsidRPr="003351A3">
        <w:rPr>
          <w:rFonts w:ascii="Times New Roman" w:hAnsi="Times New Roman"/>
          <w:b/>
        </w:rPr>
        <w:fldChar w:fldCharType="end"/>
      </w:r>
      <w:del w:id="177" w:author="Author">
        <w:r w:rsidRPr="003351A3" w:rsidDel="00520EFF">
          <w:rPr>
            <w:rFonts w:ascii="Times New Roman" w:hAnsi="Times New Roman"/>
            <w:b/>
          </w:rPr>
          <w:delText xml:space="preserve">. </w:delText>
        </w:r>
      </w:del>
      <w:ins w:id="178" w:author="Author">
        <w:r w:rsidR="00520EFF">
          <w:rPr>
            <w:rFonts w:ascii="Times New Roman" w:hAnsi="Times New Roman"/>
            <w:b/>
          </w:rPr>
          <w:t>—</w:t>
        </w:r>
      </w:ins>
      <w:r w:rsidRPr="003351A3">
        <w:rPr>
          <w:rFonts w:ascii="Times New Roman" w:hAnsi="Times New Roman"/>
          <w:b/>
        </w:rPr>
        <w:t>Reasons for decreasing livestock ownership in the Somali region of Ethiopia, 1995–2005</w:t>
      </w:r>
      <w:bookmarkEnd w:id="175"/>
    </w:p>
    <w:tbl>
      <w:tblPr>
        <w:tblW w:w="0" w:type="auto"/>
        <w:tblInd w:w="108" w:type="dxa"/>
        <w:tblBorders>
          <w:top w:val="single" w:sz="4" w:space="0" w:color="auto"/>
          <w:bottom w:val="single" w:sz="4" w:space="0" w:color="auto"/>
        </w:tblBorders>
        <w:tblLook w:val="00A0" w:firstRow="1" w:lastRow="0" w:firstColumn="1" w:lastColumn="0" w:noHBand="0" w:noVBand="0"/>
      </w:tblPr>
      <w:tblGrid>
        <w:gridCol w:w="2111"/>
        <w:gridCol w:w="1250"/>
        <w:gridCol w:w="1250"/>
        <w:gridCol w:w="1250"/>
        <w:gridCol w:w="1250"/>
      </w:tblGrid>
      <w:tr w:rsidR="00487F99" w:rsidRPr="003351A3" w:rsidTr="00DA118D">
        <w:tc>
          <w:tcPr>
            <w:tcW w:w="0" w:type="auto"/>
            <w:tcBorders>
              <w:top w:val="single" w:sz="4" w:space="0" w:color="auto"/>
            </w:tcBorders>
          </w:tcPr>
          <w:p w:rsidR="00487F99" w:rsidRPr="003351A3" w:rsidRDefault="00487F99" w:rsidP="00E81796">
            <w:pPr>
              <w:autoSpaceDE w:val="0"/>
              <w:autoSpaceDN w:val="0"/>
              <w:adjustRightInd w:val="0"/>
              <w:spacing w:after="0" w:line="240" w:lineRule="auto"/>
              <w:jc w:val="both"/>
              <w:rPr>
                <w:rFonts w:ascii="Times New Roman" w:hAnsi="Times New Roman"/>
                <w:b/>
                <w:bCs/>
                <w:sz w:val="20"/>
                <w:szCs w:val="20"/>
              </w:rPr>
            </w:pPr>
            <w:r w:rsidRPr="003351A3">
              <w:rPr>
                <w:rFonts w:ascii="Times New Roman" w:hAnsi="Times New Roman"/>
                <w:b/>
                <w:bCs/>
                <w:sz w:val="20"/>
                <w:szCs w:val="20"/>
              </w:rPr>
              <w:t>Reason</w:t>
            </w:r>
          </w:p>
        </w:tc>
        <w:tc>
          <w:tcPr>
            <w:tcW w:w="0" w:type="auto"/>
            <w:tcBorders>
              <w:top w:val="single" w:sz="4" w:space="0" w:color="auto"/>
            </w:tcBorders>
          </w:tcPr>
          <w:p w:rsidR="00487F99" w:rsidRPr="003351A3" w:rsidRDefault="00487F99" w:rsidP="009C0C69">
            <w:pPr>
              <w:autoSpaceDE w:val="0"/>
              <w:autoSpaceDN w:val="0"/>
              <w:adjustRightInd w:val="0"/>
              <w:spacing w:after="0" w:line="240" w:lineRule="auto"/>
              <w:jc w:val="both"/>
              <w:rPr>
                <w:rFonts w:ascii="Times New Roman" w:hAnsi="Times New Roman"/>
                <w:b/>
                <w:bCs/>
                <w:sz w:val="20"/>
                <w:szCs w:val="20"/>
              </w:rPr>
            </w:pPr>
            <w:r w:rsidRPr="003351A3">
              <w:rPr>
                <w:rFonts w:ascii="Times New Roman" w:hAnsi="Times New Roman"/>
                <w:b/>
                <w:bCs/>
                <w:sz w:val="20"/>
                <w:szCs w:val="20"/>
              </w:rPr>
              <w:t>Camels</w:t>
            </w:r>
          </w:p>
        </w:tc>
        <w:tc>
          <w:tcPr>
            <w:tcW w:w="0" w:type="auto"/>
            <w:tcBorders>
              <w:top w:val="single" w:sz="4" w:space="0" w:color="auto"/>
            </w:tcBorders>
          </w:tcPr>
          <w:p w:rsidR="00487F99" w:rsidRPr="003351A3" w:rsidRDefault="00487F99" w:rsidP="009C0C69">
            <w:pPr>
              <w:autoSpaceDE w:val="0"/>
              <w:autoSpaceDN w:val="0"/>
              <w:adjustRightInd w:val="0"/>
              <w:spacing w:after="0" w:line="240" w:lineRule="auto"/>
              <w:jc w:val="both"/>
              <w:rPr>
                <w:rFonts w:ascii="Times New Roman" w:hAnsi="Times New Roman"/>
                <w:b/>
                <w:bCs/>
                <w:sz w:val="20"/>
                <w:szCs w:val="20"/>
              </w:rPr>
            </w:pPr>
            <w:r w:rsidRPr="003351A3">
              <w:rPr>
                <w:rFonts w:ascii="Times New Roman" w:hAnsi="Times New Roman"/>
                <w:b/>
                <w:bCs/>
                <w:sz w:val="20"/>
                <w:szCs w:val="20"/>
              </w:rPr>
              <w:t>Cattle</w:t>
            </w:r>
          </w:p>
        </w:tc>
        <w:tc>
          <w:tcPr>
            <w:tcW w:w="0" w:type="auto"/>
            <w:tcBorders>
              <w:top w:val="single" w:sz="4" w:space="0" w:color="auto"/>
            </w:tcBorders>
          </w:tcPr>
          <w:p w:rsidR="00487F99" w:rsidRPr="003351A3" w:rsidRDefault="00487F99" w:rsidP="009C0C69">
            <w:pPr>
              <w:autoSpaceDE w:val="0"/>
              <w:autoSpaceDN w:val="0"/>
              <w:adjustRightInd w:val="0"/>
              <w:spacing w:after="0" w:line="240" w:lineRule="auto"/>
              <w:jc w:val="both"/>
              <w:rPr>
                <w:rFonts w:ascii="Times New Roman" w:hAnsi="Times New Roman"/>
                <w:b/>
                <w:bCs/>
                <w:sz w:val="20"/>
                <w:szCs w:val="20"/>
              </w:rPr>
            </w:pPr>
            <w:r w:rsidRPr="003351A3">
              <w:rPr>
                <w:rFonts w:ascii="Times New Roman" w:hAnsi="Times New Roman"/>
                <w:b/>
                <w:bCs/>
                <w:sz w:val="20"/>
                <w:szCs w:val="20"/>
              </w:rPr>
              <w:t>Shoats</w:t>
            </w:r>
          </w:p>
        </w:tc>
        <w:tc>
          <w:tcPr>
            <w:tcW w:w="0" w:type="auto"/>
            <w:tcBorders>
              <w:top w:val="single" w:sz="4" w:space="0" w:color="auto"/>
            </w:tcBorders>
          </w:tcPr>
          <w:p w:rsidR="00487F99" w:rsidRPr="003351A3" w:rsidRDefault="00487F99" w:rsidP="009C0C69">
            <w:pPr>
              <w:autoSpaceDE w:val="0"/>
              <w:autoSpaceDN w:val="0"/>
              <w:adjustRightInd w:val="0"/>
              <w:spacing w:after="0" w:line="240" w:lineRule="auto"/>
              <w:jc w:val="both"/>
              <w:rPr>
                <w:rFonts w:ascii="Times New Roman" w:hAnsi="Times New Roman"/>
                <w:b/>
                <w:bCs/>
                <w:sz w:val="20"/>
                <w:szCs w:val="20"/>
              </w:rPr>
            </w:pPr>
            <w:r w:rsidRPr="003351A3">
              <w:rPr>
                <w:rFonts w:ascii="Times New Roman" w:hAnsi="Times New Roman"/>
                <w:b/>
                <w:bCs/>
                <w:sz w:val="20"/>
                <w:szCs w:val="20"/>
              </w:rPr>
              <w:t>Donkeys</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Died in drought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363 (100%)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477 (100%)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570 (98%)</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67 (17%)</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Disease</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247 (77%)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265 (57%)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346 (59%)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23 (6%)</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Contribution</w:t>
            </w:r>
            <w:r w:rsidR="003351A3" w:rsidRPr="003351A3">
              <w:rPr>
                <w:rFonts w:ascii="Times New Roman" w:hAnsi="Times New Roman"/>
                <w:sz w:val="20"/>
                <w:szCs w:val="20"/>
              </w:rPr>
              <w:t xml:space="preserve"> </w:t>
            </w:r>
            <w:r w:rsidRPr="00DA0F58">
              <w:rPr>
                <w:rFonts w:ascii="Times New Roman" w:hAnsi="Times New Roman"/>
                <w:i/>
                <w:sz w:val="20"/>
                <w:szCs w:val="20"/>
              </w:rPr>
              <w:t>(</w:t>
            </w:r>
            <w:proofErr w:type="spellStart"/>
            <w:r w:rsidRPr="003351A3">
              <w:rPr>
                <w:rFonts w:ascii="Times New Roman" w:hAnsi="Times New Roman"/>
                <w:i/>
                <w:iCs/>
                <w:sz w:val="20"/>
                <w:szCs w:val="20"/>
              </w:rPr>
              <w:t>zakaat</w:t>
            </w:r>
            <w:proofErr w:type="spellEnd"/>
            <w:r w:rsidRPr="003351A3">
              <w:rPr>
                <w:rFonts w:ascii="Times New Roman" w:hAnsi="Times New Roman"/>
                <w:i/>
                <w:iCs/>
                <w:sz w:val="20"/>
                <w:szCs w:val="20"/>
              </w:rPr>
              <w: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143 (45%)</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165 (36%)</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262 (45%)</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 (0%)</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Sold for food </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124 (39%)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213 (46%)</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257 (44%)</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12 (3%)</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Eaten by wild animals</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117 (37%)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170 (37%)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287 (49%)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13 (3%)</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Consumed at home</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103 (32%)</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175 (38%)</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391 (67%)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5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Dowry payment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96 (30%)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116 (25%)</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79 (14%)</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0 (0%)</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Offering</w:t>
            </w:r>
            <w:r w:rsidR="003351A3" w:rsidRPr="003351A3">
              <w:rPr>
                <w:rFonts w:ascii="Times New Roman" w:hAnsi="Times New Roman"/>
                <w:sz w:val="20"/>
                <w:szCs w:val="20"/>
              </w:rPr>
              <w:t xml:space="preserve"> </w:t>
            </w:r>
            <w:r w:rsidRPr="00DA0F58">
              <w:rPr>
                <w:rFonts w:ascii="Times New Roman" w:hAnsi="Times New Roman"/>
                <w:i/>
                <w:sz w:val="20"/>
                <w:szCs w:val="20"/>
              </w:rPr>
              <w:t>(</w:t>
            </w:r>
            <w:r w:rsidRPr="003351A3">
              <w:rPr>
                <w:rFonts w:ascii="Times New Roman" w:hAnsi="Times New Roman"/>
                <w:i/>
                <w:iCs/>
                <w:sz w:val="20"/>
                <w:szCs w:val="20"/>
              </w:rPr>
              <w:t>Allah</w:t>
            </w:r>
            <w:r w:rsidRPr="003351A3">
              <w:rPr>
                <w:rFonts w:ascii="Times New Roman" w:hAnsi="Times New Roman"/>
                <w:sz w:val="20"/>
                <w:szCs w:val="20"/>
              </w:rPr>
              <w:t xml:space="preserve"> </w:t>
            </w:r>
            <w:proofErr w:type="spellStart"/>
            <w:r w:rsidRPr="003351A3">
              <w:rPr>
                <w:rFonts w:ascii="Times New Roman" w:hAnsi="Times New Roman"/>
                <w:i/>
                <w:iCs/>
                <w:sz w:val="20"/>
                <w:szCs w:val="20"/>
              </w:rPr>
              <w:t>bari</w:t>
            </w:r>
            <w:proofErr w:type="spellEnd"/>
            <w:r w:rsidRPr="003351A3">
              <w:rPr>
                <w:rFonts w:ascii="Times New Roman" w:hAnsi="Times New Roman"/>
                <w:i/>
                <w:iCs/>
                <w:sz w:val="20"/>
                <w:szCs w:val="20"/>
              </w:rPr>
              <w: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73 (23%)</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114 (25%)</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329 (56%)</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 (0%)</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Charity</w:t>
            </w:r>
            <w:r w:rsidR="003351A3" w:rsidRPr="00DA0F58">
              <w:rPr>
                <w:rFonts w:ascii="Times New Roman" w:hAnsi="Times New Roman"/>
                <w:i/>
                <w:sz w:val="20"/>
                <w:szCs w:val="20"/>
              </w:rPr>
              <w:t xml:space="preserve"> </w:t>
            </w:r>
            <w:r w:rsidRPr="00DA0F58">
              <w:rPr>
                <w:rFonts w:ascii="Times New Roman" w:hAnsi="Times New Roman"/>
                <w:i/>
                <w:sz w:val="20"/>
                <w:szCs w:val="20"/>
              </w:rPr>
              <w:t>(</w:t>
            </w:r>
            <w:proofErr w:type="spellStart"/>
            <w:r w:rsidRPr="003351A3">
              <w:rPr>
                <w:rFonts w:ascii="Times New Roman" w:hAnsi="Times New Roman"/>
                <w:i/>
                <w:iCs/>
                <w:sz w:val="20"/>
                <w:szCs w:val="20"/>
              </w:rPr>
              <w:t>qaadhaan</w:t>
            </w:r>
            <w:proofErr w:type="spellEnd"/>
            <w:r w:rsidRPr="003351A3">
              <w:rPr>
                <w:rFonts w:ascii="Times New Roman" w:hAnsi="Times New Roman"/>
                <w:i/>
                <w:iCs/>
                <w:sz w:val="20"/>
                <w:szCs w:val="20"/>
              </w:rPr>
              <w: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68 (21%)</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97 (21%)</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211 (36%)</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4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Compensation payment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62 (19%)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44 (10%)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25 (4%)</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0 (0%)</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Sold</w:t>
            </w:r>
            <w:r w:rsidR="003351A3" w:rsidRPr="003351A3">
              <w:rPr>
                <w:rFonts w:ascii="Times New Roman" w:hAnsi="Times New Roman"/>
                <w:sz w:val="20"/>
                <w:szCs w:val="20"/>
              </w:rPr>
              <w:t xml:space="preserve"> </w:t>
            </w:r>
            <w:r w:rsidRPr="003351A3">
              <w:rPr>
                <w:rFonts w:ascii="Times New Roman" w:hAnsi="Times New Roman"/>
                <w:sz w:val="20"/>
                <w:szCs w:val="20"/>
              </w:rPr>
              <w:t>(not for food)</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53 (17%)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95 (21%)</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117 (20%)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Lent or rented out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30 (9%)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29 (6%)</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51 (9%)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Lost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24 (8%)</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31 (7%)</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50 (9%)</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4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Stolen</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16 (5%)</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14 (3%)</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20 (3%)</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Conflict</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8 (3%)</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 (0%)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1 (0%)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0 (0%)</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Poisoned</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6 (2%)</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20 (4%)</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26 (4%)</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 (1%)</w:t>
            </w:r>
          </w:p>
        </w:tc>
      </w:tr>
      <w:tr w:rsidR="00487F99" w:rsidRPr="003351A3" w:rsidTr="00DA118D">
        <w:tc>
          <w:tcPr>
            <w:tcW w:w="0" w:type="auto"/>
          </w:tcPr>
          <w:p w:rsidR="00487F99" w:rsidRPr="003351A3" w:rsidRDefault="00487F99" w:rsidP="009C0C69">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Raiding</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5 (2%)</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3 (1%)</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2 (0%)</w:t>
            </w:r>
          </w:p>
        </w:tc>
        <w:tc>
          <w:tcPr>
            <w:tcW w:w="0" w:type="auto"/>
          </w:tcPr>
          <w:p w:rsidR="00487F99" w:rsidRPr="003351A3" w:rsidRDefault="00487F99" w:rsidP="009C0C69">
            <w:pPr>
              <w:autoSpaceDE w:val="0"/>
              <w:autoSpaceDN w:val="0"/>
              <w:adjustRightInd w:val="0"/>
              <w:spacing w:after="0" w:line="240" w:lineRule="auto"/>
              <w:jc w:val="right"/>
              <w:rPr>
                <w:rFonts w:ascii="Times New Roman" w:hAnsi="Times New Roman"/>
                <w:sz w:val="20"/>
                <w:szCs w:val="20"/>
              </w:rPr>
            </w:pPr>
            <w:r w:rsidRPr="003351A3">
              <w:rPr>
                <w:rFonts w:ascii="Times New Roman" w:hAnsi="Times New Roman"/>
                <w:sz w:val="20"/>
                <w:szCs w:val="20"/>
              </w:rPr>
              <w:t xml:space="preserve"> 0 (0%)</w:t>
            </w:r>
          </w:p>
        </w:tc>
      </w:tr>
      <w:tr w:rsidR="00487F99" w:rsidRPr="003351A3" w:rsidTr="00DA118D">
        <w:tc>
          <w:tcPr>
            <w:tcW w:w="0" w:type="auto"/>
            <w:tcBorders>
              <w:bottom w:val="single" w:sz="4" w:space="0" w:color="auto"/>
            </w:tcBorders>
          </w:tcPr>
          <w:p w:rsidR="00487F99" w:rsidRPr="003351A3" w:rsidRDefault="00487F99" w:rsidP="009C0C69">
            <w:pPr>
              <w:pStyle w:val="ListParagraph"/>
              <w:ind w:left="0"/>
              <w:rPr>
                <w:rFonts w:ascii="Times New Roman" w:hAnsi="Times New Roman" w:cs="Times New Roman"/>
                <w:b/>
                <w:bCs/>
                <w:sz w:val="20"/>
                <w:szCs w:val="20"/>
              </w:rPr>
            </w:pPr>
            <w:r w:rsidRPr="003351A3">
              <w:rPr>
                <w:rFonts w:ascii="Times New Roman" w:hAnsi="Times New Roman" w:cs="Times New Roman"/>
                <w:b/>
                <w:bCs/>
                <w:sz w:val="20"/>
                <w:szCs w:val="20"/>
              </w:rPr>
              <w:t>Total</w:t>
            </w:r>
          </w:p>
        </w:tc>
        <w:tc>
          <w:tcPr>
            <w:tcW w:w="0" w:type="auto"/>
            <w:tcBorders>
              <w:bottom w:val="single" w:sz="4" w:space="0" w:color="auto"/>
            </w:tcBorders>
          </w:tcPr>
          <w:p w:rsidR="00487F99" w:rsidRPr="003351A3" w:rsidRDefault="00487F99" w:rsidP="009C0C69">
            <w:pPr>
              <w:pStyle w:val="ListParagraph"/>
              <w:ind w:left="0"/>
              <w:jc w:val="right"/>
              <w:rPr>
                <w:rFonts w:ascii="Times New Roman" w:hAnsi="Times New Roman" w:cs="Times New Roman"/>
                <w:b/>
                <w:bCs/>
                <w:sz w:val="20"/>
                <w:szCs w:val="20"/>
              </w:rPr>
            </w:pPr>
            <w:r w:rsidRPr="003351A3">
              <w:rPr>
                <w:rFonts w:ascii="Times New Roman" w:hAnsi="Times New Roman" w:cs="Times New Roman"/>
                <w:b/>
                <w:bCs/>
                <w:sz w:val="20"/>
                <w:szCs w:val="20"/>
              </w:rPr>
              <w:t xml:space="preserve"> 320 (100%)</w:t>
            </w:r>
          </w:p>
        </w:tc>
        <w:tc>
          <w:tcPr>
            <w:tcW w:w="0" w:type="auto"/>
            <w:tcBorders>
              <w:bottom w:val="single" w:sz="4" w:space="0" w:color="auto"/>
            </w:tcBorders>
          </w:tcPr>
          <w:p w:rsidR="00487F99" w:rsidRPr="003351A3" w:rsidRDefault="00487F99" w:rsidP="009C0C69">
            <w:pPr>
              <w:pStyle w:val="ListParagraph"/>
              <w:ind w:left="0"/>
              <w:jc w:val="right"/>
              <w:rPr>
                <w:rFonts w:ascii="Times New Roman" w:hAnsi="Times New Roman" w:cs="Times New Roman"/>
                <w:b/>
                <w:bCs/>
                <w:sz w:val="20"/>
                <w:szCs w:val="20"/>
              </w:rPr>
            </w:pPr>
            <w:r w:rsidRPr="003351A3">
              <w:rPr>
                <w:rFonts w:ascii="Times New Roman" w:hAnsi="Times New Roman" w:cs="Times New Roman"/>
                <w:b/>
                <w:bCs/>
                <w:sz w:val="20"/>
                <w:szCs w:val="20"/>
              </w:rPr>
              <w:t xml:space="preserve"> 462 (100%)</w:t>
            </w:r>
          </w:p>
        </w:tc>
        <w:tc>
          <w:tcPr>
            <w:tcW w:w="0" w:type="auto"/>
            <w:tcBorders>
              <w:bottom w:val="single" w:sz="4" w:space="0" w:color="auto"/>
            </w:tcBorders>
          </w:tcPr>
          <w:p w:rsidR="00487F99" w:rsidRPr="003351A3" w:rsidRDefault="00487F99" w:rsidP="009C0C69">
            <w:pPr>
              <w:pStyle w:val="ListParagraph"/>
              <w:ind w:left="0"/>
              <w:jc w:val="right"/>
              <w:rPr>
                <w:rFonts w:ascii="Times New Roman" w:hAnsi="Times New Roman" w:cs="Times New Roman"/>
                <w:b/>
                <w:bCs/>
                <w:sz w:val="20"/>
                <w:szCs w:val="20"/>
              </w:rPr>
            </w:pPr>
            <w:r w:rsidRPr="003351A3">
              <w:rPr>
                <w:rFonts w:ascii="Times New Roman" w:hAnsi="Times New Roman" w:cs="Times New Roman"/>
                <w:b/>
                <w:bCs/>
                <w:sz w:val="20"/>
                <w:szCs w:val="20"/>
              </w:rPr>
              <w:t xml:space="preserve"> 583 (100%)</w:t>
            </w:r>
          </w:p>
        </w:tc>
        <w:tc>
          <w:tcPr>
            <w:tcW w:w="0" w:type="auto"/>
            <w:tcBorders>
              <w:bottom w:val="single" w:sz="4" w:space="0" w:color="auto"/>
            </w:tcBorders>
          </w:tcPr>
          <w:p w:rsidR="00487F99" w:rsidRPr="003351A3" w:rsidRDefault="00487F99" w:rsidP="009C0C69">
            <w:pPr>
              <w:pStyle w:val="ListParagraph"/>
              <w:ind w:left="0"/>
              <w:jc w:val="right"/>
              <w:rPr>
                <w:rFonts w:ascii="Times New Roman" w:hAnsi="Times New Roman" w:cs="Times New Roman"/>
                <w:b/>
                <w:bCs/>
                <w:sz w:val="20"/>
                <w:szCs w:val="20"/>
              </w:rPr>
            </w:pPr>
            <w:r w:rsidRPr="003351A3">
              <w:rPr>
                <w:rFonts w:ascii="Times New Roman" w:hAnsi="Times New Roman" w:cs="Times New Roman"/>
                <w:b/>
                <w:bCs/>
                <w:sz w:val="20"/>
                <w:szCs w:val="20"/>
              </w:rPr>
              <w:t xml:space="preserve"> 396 (100%)</w:t>
            </w:r>
          </w:p>
        </w:tc>
      </w:tr>
    </w:tbl>
    <w:p w:rsidR="00487F99" w:rsidRDefault="00487F99">
      <w:pPr>
        <w:spacing w:after="120" w:line="240" w:lineRule="auto"/>
        <w:rPr>
          <w:rFonts w:ascii="Times New Roman" w:hAnsi="Times New Roman"/>
          <w:sz w:val="20"/>
          <w:szCs w:val="20"/>
        </w:rPr>
      </w:pPr>
      <w:r w:rsidRPr="003351A3">
        <w:rPr>
          <w:rFonts w:ascii="Times New Roman" w:hAnsi="Times New Roman"/>
          <w:sz w:val="20"/>
          <w:szCs w:val="20"/>
        </w:rPr>
        <w:t>Source: Devereux (2006).</w:t>
      </w:r>
    </w:p>
    <w:p w:rsidR="00E81796" w:rsidRPr="003351A3" w:rsidRDefault="00E81796">
      <w:pPr>
        <w:spacing w:after="120" w:line="240" w:lineRule="auto"/>
        <w:rPr>
          <w:rFonts w:ascii="Times New Roman" w:hAnsi="Times New Roman"/>
          <w:sz w:val="20"/>
          <w:szCs w:val="20"/>
        </w:rPr>
      </w:pPr>
      <w:r>
        <w:rPr>
          <w:rFonts w:ascii="Times New Roman" w:hAnsi="Times New Roman"/>
          <w:sz w:val="20"/>
          <w:szCs w:val="20"/>
        </w:rPr>
        <w:t>Notes: The data refers only to those animals that owned the animal in question.</w:t>
      </w:r>
    </w:p>
    <w:p w:rsidR="00487F99" w:rsidRPr="003351A3" w:rsidRDefault="00487F99" w:rsidP="009C0C69">
      <w:pPr>
        <w:spacing w:after="120" w:line="240" w:lineRule="auto"/>
        <w:rPr>
          <w:rFonts w:ascii="Times New Roman" w:hAnsi="Times New Roman"/>
          <w:sz w:val="20"/>
          <w:szCs w:val="20"/>
        </w:rPr>
      </w:pPr>
    </w:p>
    <w:p w:rsidR="00487F99" w:rsidRPr="003351A3" w:rsidRDefault="00487F99">
      <w:pPr>
        <w:spacing w:after="0" w:line="240" w:lineRule="auto"/>
        <w:rPr>
          <w:rFonts w:ascii="Times New Roman" w:hAnsi="Times New Roman"/>
          <w:b/>
        </w:rPr>
      </w:pPr>
      <w:r w:rsidRPr="003351A3">
        <w:rPr>
          <w:rFonts w:ascii="Times New Roman" w:hAnsi="Times New Roman"/>
          <w:b/>
        </w:rPr>
        <w:br w:type="page"/>
      </w:r>
    </w:p>
    <w:p w:rsidR="00487F99" w:rsidRPr="003351A3" w:rsidRDefault="00487F99" w:rsidP="00475E23">
      <w:pPr>
        <w:pStyle w:val="Caption"/>
        <w:rPr>
          <w:rFonts w:ascii="Times New Roman" w:hAnsi="Times New Roman"/>
          <w:color w:val="auto"/>
          <w:sz w:val="22"/>
          <w:szCs w:val="22"/>
        </w:rPr>
      </w:pPr>
      <w:bookmarkStart w:id="179" w:name="_Toc308443603"/>
      <w:proofErr w:type="gramStart"/>
      <w:r w:rsidRPr="003351A3">
        <w:rPr>
          <w:rFonts w:ascii="Times New Roman" w:hAnsi="Times New Roman"/>
          <w:color w:val="auto"/>
          <w:sz w:val="22"/>
          <w:szCs w:val="22"/>
        </w:rPr>
        <w:lastRenderedPageBreak/>
        <w:t xml:space="preserve">Figure </w:t>
      </w:r>
      <w:ins w:id="180" w:author="Author">
        <w:r w:rsidR="00520EFF">
          <w:rPr>
            <w:rFonts w:ascii="Times New Roman" w:hAnsi="Times New Roman"/>
            <w:color w:val="auto"/>
            <w:sz w:val="22"/>
            <w:szCs w:val="22"/>
          </w:rPr>
          <w:t>2.</w:t>
        </w:r>
      </w:ins>
      <w:proofErr w:type="gramEnd"/>
      <w:r w:rsidRPr="003351A3">
        <w:rPr>
          <w:rFonts w:ascii="Times New Roman" w:hAnsi="Times New Roman"/>
          <w:color w:val="auto"/>
          <w:sz w:val="22"/>
          <w:szCs w:val="22"/>
        </w:rPr>
        <w:fldChar w:fldCharType="begin"/>
      </w:r>
      <w:r w:rsidRPr="003351A3">
        <w:rPr>
          <w:rFonts w:ascii="Times New Roman" w:hAnsi="Times New Roman"/>
          <w:color w:val="auto"/>
          <w:sz w:val="22"/>
          <w:szCs w:val="22"/>
        </w:rPr>
        <w:instrText xml:space="preserve"> SEQ Figure \* ARABIC </w:instrText>
      </w:r>
      <w:r w:rsidRPr="003351A3">
        <w:rPr>
          <w:rFonts w:ascii="Times New Roman" w:hAnsi="Times New Roman"/>
          <w:color w:val="auto"/>
          <w:sz w:val="22"/>
          <w:szCs w:val="22"/>
        </w:rPr>
        <w:fldChar w:fldCharType="separate"/>
      </w:r>
      <w:r w:rsidRPr="003351A3">
        <w:rPr>
          <w:rFonts w:ascii="Times New Roman" w:hAnsi="Times New Roman"/>
          <w:color w:val="auto"/>
          <w:sz w:val="22"/>
          <w:szCs w:val="22"/>
        </w:rPr>
        <w:t>4</w:t>
      </w:r>
      <w:r w:rsidRPr="003351A3">
        <w:rPr>
          <w:rFonts w:ascii="Times New Roman" w:hAnsi="Times New Roman"/>
          <w:color w:val="auto"/>
          <w:sz w:val="22"/>
          <w:szCs w:val="22"/>
        </w:rPr>
        <w:fldChar w:fldCharType="end"/>
      </w:r>
      <w:del w:id="181" w:author="Author">
        <w:r w:rsidRPr="003351A3" w:rsidDel="00520EFF">
          <w:rPr>
            <w:rFonts w:ascii="Times New Roman" w:hAnsi="Times New Roman"/>
            <w:color w:val="auto"/>
            <w:sz w:val="22"/>
            <w:szCs w:val="22"/>
          </w:rPr>
          <w:delText xml:space="preserve">. </w:delText>
        </w:r>
      </w:del>
      <w:ins w:id="182" w:author="Author">
        <w:r w:rsidR="00520EFF">
          <w:rPr>
            <w:rFonts w:ascii="Times New Roman" w:hAnsi="Times New Roman"/>
            <w:color w:val="auto"/>
            <w:sz w:val="22"/>
            <w:szCs w:val="22"/>
          </w:rPr>
          <w:t>—</w:t>
        </w:r>
      </w:ins>
      <w:r w:rsidRPr="003351A3">
        <w:rPr>
          <w:rFonts w:ascii="Times New Roman" w:hAnsi="Times New Roman"/>
          <w:color w:val="auto"/>
          <w:sz w:val="22"/>
          <w:szCs w:val="22"/>
        </w:rPr>
        <w:t>Cattle cycle and median herd size</w:t>
      </w:r>
      <w:bookmarkEnd w:id="179"/>
    </w:p>
    <w:p w:rsidR="00487F99" w:rsidRPr="003351A3" w:rsidRDefault="000D1CDC" w:rsidP="009C0C69">
      <w:pPr>
        <w:spacing w:line="240" w:lineRule="auto"/>
        <w:rPr>
          <w:rFonts w:ascii="Times New Roman" w:hAnsi="Times New Roman"/>
          <w:b/>
        </w:rPr>
      </w:pPr>
      <w:r>
        <w:rPr>
          <w:rFonts w:ascii="Times New Roman" w:hAnsi="Times New Roman"/>
          <w:b/>
          <w:noProof/>
        </w:rPr>
        <w:drawing>
          <wp:inline distT="0" distB="0" distL="0" distR="0" wp14:anchorId="317A75B6" wp14:editId="420288D4">
            <wp:extent cx="4181475" cy="2686050"/>
            <wp:effectExtent l="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lum contrast="30000"/>
                      <a:extLst>
                        <a:ext uri="{28A0092B-C50C-407E-A947-70E740481C1C}">
                          <a14:useLocalDpi xmlns:a14="http://schemas.microsoft.com/office/drawing/2010/main" val="0"/>
                        </a:ext>
                      </a:extLst>
                    </a:blip>
                    <a:srcRect/>
                    <a:stretch>
                      <a:fillRect/>
                    </a:stretch>
                  </pic:blipFill>
                  <pic:spPr bwMode="auto">
                    <a:xfrm>
                      <a:off x="0" y="0"/>
                      <a:ext cx="4181475" cy="2686050"/>
                    </a:xfrm>
                    <a:prstGeom prst="rect">
                      <a:avLst/>
                    </a:prstGeom>
                    <a:noFill/>
                    <a:ln>
                      <a:noFill/>
                    </a:ln>
                  </pic:spPr>
                </pic:pic>
              </a:graphicData>
            </a:graphic>
          </wp:inline>
        </w:drawing>
      </w:r>
    </w:p>
    <w:p w:rsidR="00487F99" w:rsidRPr="003351A3" w:rsidRDefault="00487F99" w:rsidP="009C0C69">
      <w:pPr>
        <w:spacing w:line="240" w:lineRule="auto"/>
        <w:rPr>
          <w:rFonts w:ascii="Times New Roman" w:hAnsi="Times New Roman"/>
          <w:sz w:val="18"/>
          <w:szCs w:val="18"/>
        </w:rPr>
      </w:pPr>
      <w:r w:rsidRPr="003351A3">
        <w:rPr>
          <w:rFonts w:ascii="Times New Roman" w:hAnsi="Times New Roman"/>
          <w:sz w:val="18"/>
          <w:szCs w:val="18"/>
        </w:rPr>
        <w:t xml:space="preserve">Source: </w:t>
      </w:r>
      <w:proofErr w:type="spellStart"/>
      <w:r w:rsidRPr="003351A3">
        <w:rPr>
          <w:rFonts w:ascii="Times New Roman" w:hAnsi="Times New Roman"/>
          <w:sz w:val="18"/>
          <w:szCs w:val="18"/>
        </w:rPr>
        <w:t>Lybbert</w:t>
      </w:r>
      <w:proofErr w:type="spellEnd"/>
      <w:r w:rsidRPr="003351A3">
        <w:rPr>
          <w:rFonts w:ascii="Times New Roman" w:hAnsi="Times New Roman"/>
          <w:sz w:val="18"/>
          <w:szCs w:val="18"/>
        </w:rPr>
        <w:t xml:space="preserve"> et al. (2004).</w:t>
      </w:r>
    </w:p>
    <w:p w:rsidR="00487F99" w:rsidRPr="003351A3" w:rsidRDefault="00487F99" w:rsidP="00DD6F13">
      <w:pPr>
        <w:spacing w:after="0" w:line="240" w:lineRule="auto"/>
        <w:rPr>
          <w:rFonts w:ascii="Times New Roman" w:hAnsi="Times New Roman"/>
          <w:b/>
        </w:rPr>
      </w:pPr>
    </w:p>
    <w:p w:rsidR="00487F99" w:rsidRPr="003351A3" w:rsidRDefault="00487F99" w:rsidP="00475E23">
      <w:pPr>
        <w:pStyle w:val="Caption"/>
        <w:rPr>
          <w:rFonts w:ascii="Times New Roman" w:hAnsi="Times New Roman"/>
          <w:color w:val="auto"/>
          <w:sz w:val="22"/>
          <w:szCs w:val="22"/>
        </w:rPr>
      </w:pPr>
      <w:bookmarkStart w:id="183" w:name="_Toc308443604"/>
      <w:commentRangeStart w:id="184"/>
      <w:proofErr w:type="gramStart"/>
      <w:r w:rsidRPr="003351A3">
        <w:rPr>
          <w:rFonts w:ascii="Times New Roman" w:hAnsi="Times New Roman"/>
          <w:color w:val="auto"/>
          <w:sz w:val="22"/>
          <w:szCs w:val="22"/>
        </w:rPr>
        <w:t xml:space="preserve">Figure </w:t>
      </w:r>
      <w:commentRangeEnd w:id="184"/>
      <w:r w:rsidR="003450F8">
        <w:rPr>
          <w:rStyle w:val="CommentReference"/>
          <w:b w:val="0"/>
          <w:bCs w:val="0"/>
          <w:color w:val="auto"/>
        </w:rPr>
        <w:commentReference w:id="184"/>
      </w:r>
      <w:ins w:id="185" w:author="Author">
        <w:r w:rsidR="00520EFF">
          <w:rPr>
            <w:rFonts w:ascii="Times New Roman" w:hAnsi="Times New Roman"/>
            <w:color w:val="auto"/>
            <w:sz w:val="22"/>
            <w:szCs w:val="22"/>
          </w:rPr>
          <w:t>2.</w:t>
        </w:r>
      </w:ins>
      <w:proofErr w:type="gramEnd"/>
      <w:r w:rsidRPr="003351A3">
        <w:rPr>
          <w:rFonts w:ascii="Times New Roman" w:hAnsi="Times New Roman"/>
          <w:color w:val="auto"/>
          <w:sz w:val="22"/>
          <w:szCs w:val="22"/>
        </w:rPr>
        <w:fldChar w:fldCharType="begin"/>
      </w:r>
      <w:r w:rsidRPr="003351A3">
        <w:rPr>
          <w:rFonts w:ascii="Times New Roman" w:hAnsi="Times New Roman"/>
          <w:color w:val="auto"/>
          <w:sz w:val="22"/>
          <w:szCs w:val="22"/>
        </w:rPr>
        <w:instrText xml:space="preserve"> SEQ Figure \* ARABIC </w:instrText>
      </w:r>
      <w:r w:rsidRPr="003351A3">
        <w:rPr>
          <w:rFonts w:ascii="Times New Roman" w:hAnsi="Times New Roman"/>
          <w:color w:val="auto"/>
          <w:sz w:val="22"/>
          <w:szCs w:val="22"/>
        </w:rPr>
        <w:fldChar w:fldCharType="separate"/>
      </w:r>
      <w:r w:rsidRPr="003351A3">
        <w:rPr>
          <w:rFonts w:ascii="Times New Roman" w:hAnsi="Times New Roman"/>
          <w:color w:val="auto"/>
          <w:sz w:val="22"/>
          <w:szCs w:val="22"/>
        </w:rPr>
        <w:t>5</w:t>
      </w:r>
      <w:r w:rsidRPr="003351A3">
        <w:rPr>
          <w:rFonts w:ascii="Times New Roman" w:hAnsi="Times New Roman"/>
          <w:color w:val="auto"/>
          <w:sz w:val="22"/>
          <w:szCs w:val="22"/>
        </w:rPr>
        <w:fldChar w:fldCharType="end"/>
      </w:r>
      <w:del w:id="186" w:author="Author">
        <w:r w:rsidRPr="003351A3" w:rsidDel="00520EFF">
          <w:rPr>
            <w:rFonts w:ascii="Times New Roman" w:hAnsi="Times New Roman"/>
            <w:color w:val="auto"/>
            <w:sz w:val="22"/>
            <w:szCs w:val="22"/>
          </w:rPr>
          <w:delText xml:space="preserve">. </w:delText>
        </w:r>
      </w:del>
      <w:ins w:id="187" w:author="Author">
        <w:r w:rsidR="00520EFF">
          <w:rPr>
            <w:rFonts w:ascii="Times New Roman" w:hAnsi="Times New Roman"/>
            <w:color w:val="auto"/>
            <w:sz w:val="22"/>
            <w:szCs w:val="22"/>
          </w:rPr>
          <w:t>—</w:t>
        </w:r>
      </w:ins>
      <w:r w:rsidRPr="003351A3">
        <w:rPr>
          <w:rFonts w:ascii="Times New Roman" w:hAnsi="Times New Roman"/>
          <w:color w:val="auto"/>
          <w:sz w:val="22"/>
          <w:szCs w:val="22"/>
        </w:rPr>
        <w:t xml:space="preserve">Herd size threshold effects that push households out of </w:t>
      </w:r>
      <w:commentRangeStart w:id="188"/>
      <w:r w:rsidRPr="003351A3">
        <w:rPr>
          <w:rFonts w:ascii="Times New Roman" w:hAnsi="Times New Roman"/>
          <w:color w:val="auto"/>
          <w:sz w:val="22"/>
          <w:szCs w:val="22"/>
        </w:rPr>
        <w:t>pastoralism</w:t>
      </w:r>
      <w:bookmarkEnd w:id="183"/>
      <w:commentRangeEnd w:id="188"/>
      <w:r w:rsidR="00E81796">
        <w:rPr>
          <w:rStyle w:val="CommentReference"/>
          <w:b w:val="0"/>
          <w:bCs w:val="0"/>
          <w:color w:val="auto"/>
        </w:rPr>
        <w:commentReference w:id="188"/>
      </w:r>
    </w:p>
    <w:p w:rsidR="00487F99" w:rsidRPr="003351A3" w:rsidRDefault="000D1CDC" w:rsidP="009C0C69">
      <w:pPr>
        <w:spacing w:line="240" w:lineRule="auto"/>
        <w:rPr>
          <w:rFonts w:ascii="Times New Roman" w:hAnsi="Times New Roman"/>
          <w:b/>
        </w:rPr>
      </w:pPr>
      <w:r>
        <w:rPr>
          <w:rFonts w:ascii="Times New Roman" w:hAnsi="Times New Roman"/>
          <w:b/>
          <w:noProof/>
        </w:rPr>
        <w:drawing>
          <wp:inline distT="0" distB="0" distL="0" distR="0" wp14:anchorId="76481251" wp14:editId="45F39D72">
            <wp:extent cx="4162425" cy="3286125"/>
            <wp:effectExtent l="0" t="0" r="9525" b="952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lum contrast="20000"/>
                      <a:extLst>
                        <a:ext uri="{28A0092B-C50C-407E-A947-70E740481C1C}">
                          <a14:useLocalDpi xmlns:a14="http://schemas.microsoft.com/office/drawing/2010/main" val="0"/>
                        </a:ext>
                      </a:extLst>
                    </a:blip>
                    <a:srcRect/>
                    <a:stretch>
                      <a:fillRect/>
                    </a:stretch>
                  </pic:blipFill>
                  <pic:spPr bwMode="auto">
                    <a:xfrm>
                      <a:off x="0" y="0"/>
                      <a:ext cx="4162425" cy="3286125"/>
                    </a:xfrm>
                    <a:prstGeom prst="rect">
                      <a:avLst/>
                    </a:prstGeom>
                    <a:noFill/>
                    <a:ln>
                      <a:noFill/>
                    </a:ln>
                  </pic:spPr>
                </pic:pic>
              </a:graphicData>
            </a:graphic>
          </wp:inline>
        </w:drawing>
      </w:r>
    </w:p>
    <w:p w:rsidR="00487F99" w:rsidRPr="003351A3" w:rsidRDefault="00487F99" w:rsidP="009C0C69">
      <w:pPr>
        <w:spacing w:line="240" w:lineRule="auto"/>
        <w:rPr>
          <w:rFonts w:ascii="Times New Roman" w:hAnsi="Times New Roman"/>
          <w:sz w:val="18"/>
          <w:szCs w:val="18"/>
        </w:rPr>
      </w:pPr>
      <w:r w:rsidRPr="003351A3">
        <w:rPr>
          <w:rFonts w:ascii="Times New Roman" w:hAnsi="Times New Roman"/>
          <w:sz w:val="18"/>
          <w:szCs w:val="18"/>
        </w:rPr>
        <w:t xml:space="preserve">Source: </w:t>
      </w:r>
      <w:proofErr w:type="spellStart"/>
      <w:r w:rsidRPr="003351A3">
        <w:rPr>
          <w:rFonts w:ascii="Times New Roman" w:hAnsi="Times New Roman"/>
          <w:sz w:val="18"/>
          <w:szCs w:val="18"/>
        </w:rPr>
        <w:t>Lybbert</w:t>
      </w:r>
      <w:proofErr w:type="spellEnd"/>
      <w:r w:rsidRPr="003351A3">
        <w:rPr>
          <w:rFonts w:ascii="Times New Roman" w:hAnsi="Times New Roman"/>
          <w:sz w:val="18"/>
          <w:szCs w:val="18"/>
        </w:rPr>
        <w:t xml:space="preserve"> et al. (2004).</w:t>
      </w:r>
    </w:p>
    <w:p w:rsidR="00487F99" w:rsidRPr="003351A3" w:rsidRDefault="00487F99">
      <w:pPr>
        <w:spacing w:after="0" w:line="240" w:lineRule="auto"/>
        <w:rPr>
          <w:rFonts w:ascii="Times New Roman" w:hAnsi="Times New Roman"/>
          <w:b/>
        </w:rPr>
      </w:pPr>
      <w:r w:rsidRPr="003351A3">
        <w:rPr>
          <w:rFonts w:ascii="Times New Roman" w:hAnsi="Times New Roman"/>
          <w:b/>
        </w:rPr>
        <w:br w:type="page"/>
      </w:r>
    </w:p>
    <w:p w:rsidR="00487F99" w:rsidRPr="003351A3" w:rsidRDefault="00487F99" w:rsidP="00A41F39">
      <w:pPr>
        <w:pStyle w:val="Caption"/>
        <w:rPr>
          <w:rFonts w:ascii="Times New Roman" w:hAnsi="Times New Roman"/>
          <w:color w:val="auto"/>
          <w:sz w:val="22"/>
          <w:szCs w:val="22"/>
        </w:rPr>
      </w:pPr>
      <w:bookmarkStart w:id="189" w:name="_Toc308443577"/>
      <w:proofErr w:type="gramStart"/>
      <w:r w:rsidRPr="003351A3">
        <w:rPr>
          <w:rFonts w:ascii="Times New Roman" w:hAnsi="Times New Roman"/>
          <w:color w:val="auto"/>
          <w:sz w:val="22"/>
          <w:szCs w:val="22"/>
        </w:rPr>
        <w:lastRenderedPageBreak/>
        <w:t xml:space="preserve">Table </w:t>
      </w:r>
      <w:ins w:id="190" w:author="Author">
        <w:r w:rsidR="00520EFF">
          <w:rPr>
            <w:rFonts w:ascii="Times New Roman" w:hAnsi="Times New Roman"/>
            <w:color w:val="auto"/>
            <w:sz w:val="22"/>
            <w:szCs w:val="22"/>
          </w:rPr>
          <w:t>2.</w:t>
        </w:r>
      </w:ins>
      <w:proofErr w:type="gramEnd"/>
      <w:r w:rsidRPr="003351A3">
        <w:rPr>
          <w:rFonts w:ascii="Times New Roman" w:hAnsi="Times New Roman"/>
          <w:color w:val="auto"/>
          <w:sz w:val="22"/>
          <w:szCs w:val="22"/>
        </w:rPr>
        <w:fldChar w:fldCharType="begin"/>
      </w:r>
      <w:r w:rsidRPr="003351A3">
        <w:rPr>
          <w:rFonts w:ascii="Times New Roman" w:hAnsi="Times New Roman"/>
          <w:color w:val="auto"/>
          <w:sz w:val="22"/>
          <w:szCs w:val="22"/>
        </w:rPr>
        <w:instrText xml:space="preserve"> SEQ Table \* ARABIC </w:instrText>
      </w:r>
      <w:r w:rsidRPr="003351A3">
        <w:rPr>
          <w:rFonts w:ascii="Times New Roman" w:hAnsi="Times New Roman"/>
          <w:color w:val="auto"/>
          <w:sz w:val="22"/>
          <w:szCs w:val="22"/>
        </w:rPr>
        <w:fldChar w:fldCharType="separate"/>
      </w:r>
      <w:r w:rsidRPr="003351A3">
        <w:rPr>
          <w:rFonts w:ascii="Times New Roman" w:hAnsi="Times New Roman"/>
          <w:color w:val="auto"/>
          <w:sz w:val="22"/>
          <w:szCs w:val="22"/>
        </w:rPr>
        <w:t>2</w:t>
      </w:r>
      <w:r w:rsidRPr="003351A3">
        <w:rPr>
          <w:rFonts w:ascii="Times New Roman" w:hAnsi="Times New Roman"/>
          <w:color w:val="auto"/>
          <w:sz w:val="22"/>
          <w:szCs w:val="22"/>
        </w:rPr>
        <w:fldChar w:fldCharType="end"/>
      </w:r>
      <w:del w:id="191" w:author="Author">
        <w:r w:rsidRPr="003351A3" w:rsidDel="00520EFF">
          <w:rPr>
            <w:rFonts w:ascii="Times New Roman" w:hAnsi="Times New Roman"/>
            <w:color w:val="auto"/>
            <w:sz w:val="22"/>
            <w:szCs w:val="22"/>
          </w:rPr>
          <w:delText xml:space="preserve">. </w:delText>
        </w:r>
      </w:del>
      <w:ins w:id="192" w:author="Author">
        <w:r w:rsidR="00520EFF">
          <w:rPr>
            <w:rFonts w:ascii="Times New Roman" w:hAnsi="Times New Roman"/>
            <w:color w:val="auto"/>
            <w:sz w:val="22"/>
            <w:szCs w:val="22"/>
          </w:rPr>
          <w:t>—</w:t>
        </w:r>
      </w:ins>
      <w:r w:rsidRPr="003351A3">
        <w:rPr>
          <w:rFonts w:ascii="Times New Roman" w:hAnsi="Times New Roman"/>
          <w:color w:val="auto"/>
          <w:sz w:val="22"/>
          <w:szCs w:val="22"/>
        </w:rPr>
        <w:t xml:space="preserve">Self-reported changes in livelihood characteristics in </w:t>
      </w:r>
      <w:r w:rsidR="00520EFF">
        <w:rPr>
          <w:rFonts w:ascii="Times New Roman" w:hAnsi="Times New Roman"/>
          <w:color w:val="auto"/>
          <w:sz w:val="22"/>
          <w:szCs w:val="22"/>
        </w:rPr>
        <w:t>s</w:t>
      </w:r>
      <w:r w:rsidRPr="003351A3">
        <w:rPr>
          <w:rFonts w:ascii="Times New Roman" w:hAnsi="Times New Roman"/>
          <w:color w:val="auto"/>
          <w:sz w:val="22"/>
          <w:szCs w:val="22"/>
        </w:rPr>
        <w:t>outhern Ethiopia</w:t>
      </w:r>
      <w:bookmarkEnd w:id="189"/>
    </w:p>
    <w:tbl>
      <w:tblPr>
        <w:tblW w:w="0" w:type="auto"/>
        <w:tblInd w:w="108" w:type="dxa"/>
        <w:tblBorders>
          <w:top w:val="single" w:sz="4" w:space="0" w:color="auto"/>
          <w:bottom w:val="single" w:sz="4" w:space="0" w:color="auto"/>
        </w:tblBorders>
        <w:tblLook w:val="00A0" w:firstRow="1" w:lastRow="0" w:firstColumn="1" w:lastColumn="0" w:noHBand="0" w:noVBand="0"/>
      </w:tblPr>
      <w:tblGrid>
        <w:gridCol w:w="2677"/>
        <w:gridCol w:w="1161"/>
        <w:gridCol w:w="1116"/>
        <w:gridCol w:w="1346"/>
      </w:tblGrid>
      <w:tr w:rsidR="00487F99" w:rsidRPr="003351A3" w:rsidTr="00DA0F58">
        <w:tc>
          <w:tcPr>
            <w:tcW w:w="2677" w:type="dxa"/>
            <w:tcBorders>
              <w:top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b/>
                <w:sz w:val="20"/>
                <w:szCs w:val="20"/>
              </w:rPr>
            </w:pPr>
            <w:r w:rsidRPr="003351A3">
              <w:rPr>
                <w:rFonts w:ascii="Times New Roman" w:hAnsi="Times New Roman"/>
                <w:b/>
                <w:sz w:val="20"/>
                <w:szCs w:val="20"/>
              </w:rPr>
              <w:t>Feature</w:t>
            </w:r>
          </w:p>
        </w:tc>
        <w:tc>
          <w:tcPr>
            <w:tcW w:w="1161" w:type="dxa"/>
            <w:tcBorders>
              <w:top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b/>
                <w:sz w:val="20"/>
                <w:szCs w:val="20"/>
              </w:rPr>
            </w:pPr>
            <w:r w:rsidRPr="003351A3">
              <w:rPr>
                <w:rFonts w:ascii="Times New Roman" w:hAnsi="Times New Roman"/>
                <w:b/>
                <w:sz w:val="20"/>
                <w:szCs w:val="20"/>
              </w:rPr>
              <w:t>Decreasing</w:t>
            </w:r>
          </w:p>
        </w:tc>
        <w:tc>
          <w:tcPr>
            <w:tcW w:w="1116" w:type="dxa"/>
            <w:tcBorders>
              <w:top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b/>
                <w:sz w:val="20"/>
                <w:szCs w:val="20"/>
              </w:rPr>
            </w:pPr>
            <w:r w:rsidRPr="003351A3">
              <w:rPr>
                <w:rFonts w:ascii="Times New Roman" w:hAnsi="Times New Roman"/>
                <w:b/>
                <w:sz w:val="20"/>
                <w:szCs w:val="20"/>
              </w:rPr>
              <w:t>Increasing</w:t>
            </w:r>
          </w:p>
        </w:tc>
        <w:tc>
          <w:tcPr>
            <w:tcW w:w="1346" w:type="dxa"/>
            <w:tcBorders>
              <w:top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b/>
                <w:sz w:val="20"/>
                <w:szCs w:val="20"/>
              </w:rPr>
            </w:pPr>
            <w:r w:rsidRPr="003351A3">
              <w:rPr>
                <w:rFonts w:ascii="Times New Roman" w:hAnsi="Times New Roman"/>
                <w:b/>
                <w:sz w:val="20"/>
                <w:szCs w:val="20"/>
              </w:rPr>
              <w:t xml:space="preserve">No </w:t>
            </w:r>
            <w:r w:rsidR="00430F2E">
              <w:rPr>
                <w:rFonts w:ascii="Times New Roman" w:hAnsi="Times New Roman"/>
                <w:b/>
                <w:sz w:val="20"/>
                <w:szCs w:val="20"/>
              </w:rPr>
              <w:t>c</w:t>
            </w:r>
            <w:r w:rsidRPr="003351A3">
              <w:rPr>
                <w:rFonts w:ascii="Times New Roman" w:hAnsi="Times New Roman"/>
                <w:b/>
                <w:sz w:val="20"/>
                <w:szCs w:val="20"/>
              </w:rPr>
              <w:t>hange</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Access to grazing land</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91</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7</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Milk for people</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97</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1</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Milk for calves</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97</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1</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Standard of living</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55</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11</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32</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Grain in markets</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22</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76</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Pastoral grain consumption</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1</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99</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Pastoral dairy sales</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29</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71</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Human population</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0</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98</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Need for cash income</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0</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99</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1</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Cattle production</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24</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74</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Sheep production</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74</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24</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w:t>
            </w:r>
          </w:p>
        </w:tc>
      </w:tr>
      <w:tr w:rsidR="00487F99" w:rsidRPr="003351A3" w:rsidTr="00DA0F58">
        <w:tc>
          <w:tcPr>
            <w:tcW w:w="2677"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Goat production</w:t>
            </w:r>
          </w:p>
        </w:tc>
        <w:tc>
          <w:tcPr>
            <w:tcW w:w="1161"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59</w:t>
            </w:r>
          </w:p>
        </w:tc>
        <w:tc>
          <w:tcPr>
            <w:tcW w:w="111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38</w:t>
            </w:r>
          </w:p>
        </w:tc>
        <w:tc>
          <w:tcPr>
            <w:tcW w:w="1346" w:type="dxa"/>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3</w:t>
            </w:r>
          </w:p>
        </w:tc>
      </w:tr>
      <w:tr w:rsidR="00487F99" w:rsidRPr="003351A3" w:rsidTr="00DA0F58">
        <w:tc>
          <w:tcPr>
            <w:tcW w:w="2677" w:type="dxa"/>
            <w:tcBorders>
              <w:bottom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Camel production</w:t>
            </w:r>
          </w:p>
        </w:tc>
        <w:tc>
          <w:tcPr>
            <w:tcW w:w="1161" w:type="dxa"/>
            <w:tcBorders>
              <w:bottom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14</w:t>
            </w:r>
          </w:p>
        </w:tc>
        <w:tc>
          <w:tcPr>
            <w:tcW w:w="1116" w:type="dxa"/>
            <w:tcBorders>
              <w:bottom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84</w:t>
            </w:r>
          </w:p>
        </w:tc>
        <w:tc>
          <w:tcPr>
            <w:tcW w:w="1346" w:type="dxa"/>
            <w:tcBorders>
              <w:bottom w:val="single" w:sz="4" w:space="0" w:color="auto"/>
            </w:tcBorders>
          </w:tcPr>
          <w:p w:rsidR="00487F99" w:rsidRPr="003351A3" w:rsidRDefault="00487F99" w:rsidP="00E32C7A">
            <w:pPr>
              <w:autoSpaceDE w:val="0"/>
              <w:autoSpaceDN w:val="0"/>
              <w:adjustRightInd w:val="0"/>
              <w:spacing w:after="120" w:line="240" w:lineRule="auto"/>
              <w:rPr>
                <w:rFonts w:ascii="Times New Roman" w:hAnsi="Times New Roman"/>
                <w:sz w:val="20"/>
                <w:szCs w:val="20"/>
              </w:rPr>
            </w:pPr>
            <w:r w:rsidRPr="003351A3">
              <w:rPr>
                <w:rFonts w:ascii="Times New Roman" w:hAnsi="Times New Roman"/>
                <w:sz w:val="20"/>
                <w:szCs w:val="20"/>
              </w:rPr>
              <w:t>2</w:t>
            </w:r>
          </w:p>
        </w:tc>
      </w:tr>
    </w:tbl>
    <w:p w:rsidR="00487F99" w:rsidRPr="003351A3" w:rsidRDefault="00487F99" w:rsidP="009C0C69">
      <w:pPr>
        <w:autoSpaceDE w:val="0"/>
        <w:autoSpaceDN w:val="0"/>
        <w:adjustRightInd w:val="0"/>
        <w:spacing w:after="0" w:line="240" w:lineRule="auto"/>
        <w:rPr>
          <w:rFonts w:ascii="Times New Roman" w:hAnsi="Times New Roman"/>
          <w:sz w:val="18"/>
          <w:szCs w:val="18"/>
        </w:rPr>
      </w:pPr>
      <w:r w:rsidRPr="003351A3">
        <w:rPr>
          <w:rFonts w:ascii="Times New Roman" w:hAnsi="Times New Roman"/>
          <w:sz w:val="18"/>
          <w:szCs w:val="18"/>
        </w:rPr>
        <w:t xml:space="preserve">Source: </w:t>
      </w:r>
      <w:proofErr w:type="spellStart"/>
      <w:r w:rsidRPr="003351A3">
        <w:rPr>
          <w:rFonts w:ascii="Times New Roman" w:hAnsi="Times New Roman"/>
          <w:sz w:val="18"/>
          <w:szCs w:val="18"/>
        </w:rPr>
        <w:t>Desta</w:t>
      </w:r>
      <w:proofErr w:type="spellEnd"/>
      <w:r w:rsidRPr="003351A3">
        <w:rPr>
          <w:rFonts w:ascii="Times New Roman" w:hAnsi="Times New Roman"/>
          <w:sz w:val="18"/>
          <w:szCs w:val="18"/>
        </w:rPr>
        <w:t xml:space="preserve"> and Coppock (2004).</w:t>
      </w:r>
    </w:p>
    <w:p w:rsidR="00487F99" w:rsidRPr="003351A3" w:rsidRDefault="00487F99" w:rsidP="009C0C69">
      <w:pPr>
        <w:autoSpaceDE w:val="0"/>
        <w:autoSpaceDN w:val="0"/>
        <w:adjustRightInd w:val="0"/>
        <w:spacing w:after="0" w:line="240" w:lineRule="auto"/>
        <w:rPr>
          <w:rFonts w:ascii="Times New Roman" w:hAnsi="Times New Roman"/>
          <w:sz w:val="18"/>
          <w:szCs w:val="18"/>
        </w:rPr>
      </w:pPr>
      <w:r w:rsidRPr="003351A3">
        <w:rPr>
          <w:rFonts w:ascii="Times New Roman" w:hAnsi="Times New Roman"/>
          <w:sz w:val="18"/>
          <w:szCs w:val="18"/>
        </w:rPr>
        <w:t xml:space="preserve">Notes: Seventy-five percent of respondents also felt that </w:t>
      </w:r>
      <w:proofErr w:type="gramStart"/>
      <w:r w:rsidRPr="003351A3">
        <w:rPr>
          <w:rFonts w:ascii="Times New Roman" w:hAnsi="Times New Roman"/>
          <w:sz w:val="18"/>
          <w:szCs w:val="18"/>
        </w:rPr>
        <w:t xml:space="preserve">a gradual privatization of key lands due to creation of fodder reserves and cultivation, and increasing restrictions </w:t>
      </w:r>
      <w:r w:rsidR="00C93524">
        <w:rPr>
          <w:rFonts w:ascii="Times New Roman" w:hAnsi="Times New Roman"/>
          <w:sz w:val="18"/>
          <w:szCs w:val="18"/>
        </w:rPr>
        <w:t>o</w:t>
      </w:r>
      <w:r w:rsidRPr="003351A3">
        <w:rPr>
          <w:rFonts w:ascii="Times New Roman" w:hAnsi="Times New Roman"/>
          <w:sz w:val="18"/>
          <w:szCs w:val="18"/>
        </w:rPr>
        <w:t>n access to the deep wells for poorer households</w:t>
      </w:r>
      <w:r w:rsidR="00C93524">
        <w:rPr>
          <w:rFonts w:ascii="Times New Roman" w:hAnsi="Times New Roman"/>
          <w:sz w:val="18"/>
          <w:szCs w:val="18"/>
        </w:rPr>
        <w:t xml:space="preserve"> were</w:t>
      </w:r>
      <w:proofErr w:type="gramEnd"/>
      <w:r w:rsidRPr="003351A3">
        <w:rPr>
          <w:rFonts w:ascii="Times New Roman" w:hAnsi="Times New Roman"/>
          <w:sz w:val="18"/>
          <w:szCs w:val="18"/>
        </w:rPr>
        <w:t xml:space="preserve"> reducing mobility of livestock herds. Some rows may not add to 100%, </w:t>
      </w:r>
      <w:del w:id="193" w:author="Author">
        <w:r w:rsidRPr="003351A3" w:rsidDel="00430F2E">
          <w:rPr>
            <w:rFonts w:ascii="Times New Roman" w:hAnsi="Times New Roman"/>
            <w:sz w:val="18"/>
            <w:szCs w:val="18"/>
          </w:rPr>
          <w:delText xml:space="preserve">and this is </w:delText>
        </w:r>
      </w:del>
      <w:r w:rsidRPr="003351A3">
        <w:rPr>
          <w:rFonts w:ascii="Times New Roman" w:hAnsi="Times New Roman"/>
          <w:sz w:val="18"/>
          <w:szCs w:val="18"/>
        </w:rPr>
        <w:t>due to some respondents</w:t>
      </w:r>
      <w:ins w:id="194" w:author="Author">
        <w:r w:rsidR="00C93524">
          <w:rPr>
            <w:rFonts w:ascii="Times New Roman" w:hAnsi="Times New Roman"/>
            <w:sz w:val="18"/>
            <w:szCs w:val="18"/>
          </w:rPr>
          <w:t>’</w:t>
        </w:r>
      </w:ins>
      <w:r w:rsidRPr="003351A3">
        <w:rPr>
          <w:rFonts w:ascii="Times New Roman" w:hAnsi="Times New Roman"/>
          <w:sz w:val="18"/>
          <w:szCs w:val="18"/>
        </w:rPr>
        <w:t xml:space="preserve"> having “no opinion</w:t>
      </w:r>
      <w:r w:rsidR="00D94B06">
        <w:rPr>
          <w:rFonts w:ascii="Times New Roman" w:hAnsi="Times New Roman"/>
          <w:sz w:val="18"/>
          <w:szCs w:val="18"/>
        </w:rPr>
        <w:t>.”</w:t>
      </w:r>
    </w:p>
    <w:p w:rsidR="00487F99" w:rsidRPr="003351A3" w:rsidRDefault="00487F99" w:rsidP="009C0C69">
      <w:pPr>
        <w:autoSpaceDE w:val="0"/>
        <w:autoSpaceDN w:val="0"/>
        <w:adjustRightInd w:val="0"/>
        <w:spacing w:after="0" w:line="240" w:lineRule="auto"/>
        <w:rPr>
          <w:rFonts w:ascii="Times New Roman" w:hAnsi="Times New Roman"/>
          <w:sz w:val="18"/>
          <w:szCs w:val="18"/>
        </w:rPr>
      </w:pP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In addition to declining herd sizes, the PARIMA study also reported many other changes in pastoralist livelihoods, many of them quite negative (</w:t>
      </w:r>
      <w:proofErr w:type="spellStart"/>
      <w:r w:rsidRPr="003351A3">
        <w:rPr>
          <w:rFonts w:ascii="Times New Roman" w:hAnsi="Times New Roman"/>
        </w:rPr>
        <w:t>Desta</w:t>
      </w:r>
      <w:proofErr w:type="spellEnd"/>
      <w:r w:rsidRPr="003351A3">
        <w:rPr>
          <w:rFonts w:ascii="Times New Roman" w:hAnsi="Times New Roman"/>
        </w:rPr>
        <w:t xml:space="preserve"> and Coppock 2004). For example, respondents overwhelmingly stated that access to grazing land was shrinking, as was milk consumption and overall standard of living (Table </w:t>
      </w:r>
      <w:ins w:id="195" w:author="Author">
        <w:r w:rsidR="008A3C33">
          <w:rPr>
            <w:rFonts w:ascii="Times New Roman" w:hAnsi="Times New Roman"/>
          </w:rPr>
          <w:t>2.</w:t>
        </w:r>
      </w:ins>
      <w:r w:rsidRPr="003351A3">
        <w:rPr>
          <w:rFonts w:ascii="Times New Roman" w:hAnsi="Times New Roman"/>
        </w:rPr>
        <w:t>2). However, commercialization and monetization were generally increasing, and most respondents reported increasing cattle and camel production (perhaps at odds with reduced access to grazing land, though that depends on at what point in the livestock cycle</w:t>
      </w:r>
      <w:r w:rsidR="00520EFF">
        <w:rPr>
          <w:rFonts w:ascii="Times New Roman" w:hAnsi="Times New Roman"/>
        </w:rPr>
        <w:t>—</w:t>
      </w:r>
      <w:r w:rsidRPr="003351A3">
        <w:rPr>
          <w:rFonts w:ascii="Times New Roman" w:hAnsi="Times New Roman"/>
        </w:rPr>
        <w:t>accumulation or otherwise</w:t>
      </w:r>
      <w:r w:rsidR="00520EFF">
        <w:rPr>
          <w:rFonts w:ascii="Times New Roman" w:hAnsi="Times New Roman"/>
        </w:rPr>
        <w:t>—</w:t>
      </w:r>
      <w:r w:rsidRPr="003351A3">
        <w:rPr>
          <w:rFonts w:ascii="Times New Roman" w:hAnsi="Times New Roman"/>
        </w:rPr>
        <w:t xml:space="preserve">the data </w:t>
      </w:r>
      <w:r w:rsidR="008A3C33">
        <w:rPr>
          <w:rFonts w:ascii="Times New Roman" w:hAnsi="Times New Roman"/>
        </w:rPr>
        <w:t>were</w:t>
      </w:r>
      <w:r w:rsidR="008A3C33" w:rsidRPr="003351A3">
        <w:rPr>
          <w:rFonts w:ascii="Times New Roman" w:hAnsi="Times New Roman"/>
        </w:rPr>
        <w:t xml:space="preserve"> </w:t>
      </w:r>
      <w:r w:rsidRPr="003351A3">
        <w:rPr>
          <w:rFonts w:ascii="Times New Roman" w:hAnsi="Times New Roman"/>
        </w:rPr>
        <w:t xml:space="preserve">collected).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One remaining livelihood characteristic of some importance to the discussions below is why pastoralists seemingly choose to incur livestock deaths rather than selling livestock commercially as droughts hit. Drought, after all, is a slow-onset disaster. To give a typical example, </w:t>
      </w:r>
      <w:commentRangeStart w:id="196"/>
      <w:r w:rsidRPr="003351A3">
        <w:rPr>
          <w:rFonts w:ascii="Times New Roman" w:hAnsi="Times New Roman"/>
        </w:rPr>
        <w:t xml:space="preserve">the PARIMA study of the </w:t>
      </w:r>
      <w:proofErr w:type="spellStart"/>
      <w:r w:rsidRPr="003351A3">
        <w:rPr>
          <w:rFonts w:ascii="Times New Roman" w:hAnsi="Times New Roman"/>
        </w:rPr>
        <w:t>Borena</w:t>
      </w:r>
      <w:proofErr w:type="spellEnd"/>
      <w:r w:rsidRPr="003351A3">
        <w:rPr>
          <w:rFonts w:ascii="Times New Roman" w:hAnsi="Times New Roman"/>
        </w:rPr>
        <w:t xml:space="preserve"> zone of southern Ethiopia</w:t>
      </w:r>
      <w:commentRangeEnd w:id="196"/>
      <w:r w:rsidR="008A3C33">
        <w:rPr>
          <w:rStyle w:val="CommentReference"/>
        </w:rPr>
        <w:commentReference w:id="196"/>
      </w:r>
      <w:r w:rsidRPr="003351A3">
        <w:rPr>
          <w:rFonts w:ascii="Times New Roman" w:hAnsi="Times New Roman"/>
        </w:rPr>
        <w:t xml:space="preserve"> found that net sales over </w:t>
      </w:r>
      <w:ins w:id="197" w:author="Author">
        <w:r w:rsidR="008A3C33">
          <w:rPr>
            <w:rFonts w:ascii="Times New Roman" w:hAnsi="Times New Roman"/>
          </w:rPr>
          <w:t>the per</w:t>
        </w:r>
        <w:r w:rsidR="002855E7">
          <w:rPr>
            <w:rFonts w:ascii="Times New Roman" w:hAnsi="Times New Roman"/>
          </w:rPr>
          <w:t>i</w:t>
        </w:r>
        <w:r w:rsidR="008A3C33">
          <w:rPr>
            <w:rFonts w:ascii="Times New Roman" w:hAnsi="Times New Roman"/>
          </w:rPr>
          <w:t xml:space="preserve">od </w:t>
        </w:r>
      </w:ins>
      <w:r w:rsidRPr="003351A3">
        <w:rPr>
          <w:rFonts w:ascii="Times New Roman" w:hAnsi="Times New Roman"/>
        </w:rPr>
        <w:t>1982</w:t>
      </w:r>
      <w:r w:rsidR="008A3C33">
        <w:rPr>
          <w:rFonts w:ascii="Times New Roman" w:hAnsi="Times New Roman"/>
        </w:rPr>
        <w:t>–</w:t>
      </w:r>
      <w:r w:rsidRPr="003351A3">
        <w:rPr>
          <w:rFonts w:ascii="Times New Roman" w:hAnsi="Times New Roman"/>
        </w:rPr>
        <w:t>1997 averaged just 2</w:t>
      </w:r>
      <w:r w:rsidR="008328FA">
        <w:rPr>
          <w:rFonts w:ascii="Times New Roman" w:hAnsi="Times New Roman"/>
        </w:rPr>
        <w:t xml:space="preserve"> percent</w:t>
      </w:r>
      <w:r w:rsidRPr="003351A3">
        <w:rPr>
          <w:rFonts w:ascii="Times New Roman" w:hAnsi="Times New Roman"/>
        </w:rPr>
        <w:t xml:space="preserve"> of initial herd size</w:t>
      </w:r>
      <w:r w:rsidR="00E81796">
        <w:rPr>
          <w:rFonts w:ascii="Times New Roman" w:hAnsi="Times New Roman"/>
        </w:rPr>
        <w:t xml:space="preserve"> (</w:t>
      </w:r>
      <w:proofErr w:type="spellStart"/>
      <w:r w:rsidR="00E81796">
        <w:rPr>
          <w:rFonts w:ascii="Times New Roman" w:hAnsi="Times New Roman"/>
        </w:rPr>
        <w:t>Desta</w:t>
      </w:r>
      <w:proofErr w:type="spellEnd"/>
      <w:r w:rsidR="00E81796">
        <w:rPr>
          <w:rFonts w:ascii="Times New Roman" w:hAnsi="Times New Roman"/>
        </w:rPr>
        <w:t xml:space="preserve"> and Coppock 2004)</w:t>
      </w:r>
      <w:r w:rsidRPr="003351A3">
        <w:rPr>
          <w:rFonts w:ascii="Times New Roman" w:hAnsi="Times New Roman"/>
        </w:rPr>
        <w:t>. Th</w:t>
      </w:r>
      <w:r w:rsidR="008A3C33">
        <w:rPr>
          <w:rFonts w:ascii="Times New Roman" w:hAnsi="Times New Roman"/>
        </w:rPr>
        <w:t>e</w:t>
      </w:r>
      <w:r w:rsidRPr="003351A3">
        <w:rPr>
          <w:rFonts w:ascii="Times New Roman" w:hAnsi="Times New Roman"/>
        </w:rPr>
        <w:t xml:space="preserve"> offtake rate would vary across </w:t>
      </w:r>
      <w:del w:id="198" w:author="Author">
        <w:r w:rsidRPr="003351A3" w:rsidDel="008A3C33">
          <w:rPr>
            <w:rFonts w:ascii="Times New Roman" w:hAnsi="Times New Roman"/>
          </w:rPr>
          <w:delText xml:space="preserve">other </w:delText>
        </w:r>
      </w:del>
      <w:r w:rsidRPr="003351A3">
        <w:rPr>
          <w:rFonts w:ascii="Times New Roman" w:hAnsi="Times New Roman"/>
        </w:rPr>
        <w:t xml:space="preserve">communities, but this statistic </w:t>
      </w:r>
      <w:r w:rsidR="001E6A83">
        <w:rPr>
          <w:rFonts w:ascii="Times New Roman" w:hAnsi="Times New Roman"/>
        </w:rPr>
        <w:t>points to a</w:t>
      </w:r>
      <w:r w:rsidRPr="003351A3">
        <w:rPr>
          <w:rFonts w:ascii="Times New Roman" w:hAnsi="Times New Roman"/>
        </w:rPr>
        <w:t xml:space="preserve"> lack of commercialization. </w:t>
      </w:r>
    </w:p>
    <w:p w:rsidR="00487F99" w:rsidRPr="003351A3" w:rsidRDefault="001E6A83" w:rsidP="009C0C69">
      <w:pPr>
        <w:spacing w:after="120" w:line="240" w:lineRule="auto"/>
        <w:jc w:val="both"/>
        <w:rPr>
          <w:rFonts w:ascii="Times New Roman" w:hAnsi="Times New Roman"/>
        </w:rPr>
      </w:pPr>
      <w:r>
        <w:rPr>
          <w:rFonts w:ascii="Times New Roman" w:hAnsi="Times New Roman"/>
        </w:rPr>
        <w:t xml:space="preserve">A key question, however, is whether commercialization is a constraint in itself, or simply a symptom of other problems. </w:t>
      </w:r>
      <w:r w:rsidR="00487F99" w:rsidRPr="003351A3">
        <w:rPr>
          <w:rFonts w:ascii="Times New Roman" w:hAnsi="Times New Roman"/>
        </w:rPr>
        <w:t>The desire to hoard livestock rather than destock</w:t>
      </w:r>
      <w:r w:rsidR="00520EFF">
        <w:rPr>
          <w:rFonts w:ascii="Times New Roman" w:hAnsi="Times New Roman"/>
        </w:rPr>
        <w:t>—</w:t>
      </w:r>
      <w:r w:rsidR="00487F99" w:rsidRPr="003351A3">
        <w:rPr>
          <w:rFonts w:ascii="Times New Roman" w:hAnsi="Times New Roman"/>
        </w:rPr>
        <w:t>seemingly in the face of very high and well</w:t>
      </w:r>
      <w:r w:rsidR="008A3C33">
        <w:rPr>
          <w:rFonts w:ascii="Times New Roman" w:hAnsi="Times New Roman"/>
        </w:rPr>
        <w:t>-</w:t>
      </w:r>
      <w:r w:rsidR="00487F99" w:rsidRPr="003351A3">
        <w:rPr>
          <w:rFonts w:ascii="Times New Roman" w:hAnsi="Times New Roman"/>
        </w:rPr>
        <w:t>known mortality risks</w:t>
      </w:r>
      <w:r w:rsidR="00520EFF">
        <w:rPr>
          <w:rFonts w:ascii="Times New Roman" w:hAnsi="Times New Roman"/>
        </w:rPr>
        <w:t>—</w:t>
      </w:r>
      <w:r w:rsidR="00487F99" w:rsidRPr="003351A3">
        <w:rPr>
          <w:rFonts w:ascii="Times New Roman" w:hAnsi="Times New Roman"/>
        </w:rPr>
        <w:t xml:space="preserve">is superficially puzzling but is further explained by the complex dynamics of herd sizes. Droughts are a cyclical occurrence in ASAL regions, meaning that pastoralists know full well that the next drought will kill at least some of their herd. Hence, in the absence of commercial opportunities it makes sense to maximize </w:t>
      </w:r>
      <w:proofErr w:type="spellStart"/>
      <w:r w:rsidR="00487F99" w:rsidRPr="003351A3">
        <w:rPr>
          <w:rFonts w:ascii="Times New Roman" w:hAnsi="Times New Roman"/>
        </w:rPr>
        <w:t>predrought</w:t>
      </w:r>
      <w:proofErr w:type="spellEnd"/>
      <w:r w:rsidR="00487F99" w:rsidRPr="003351A3">
        <w:rPr>
          <w:rFonts w:ascii="Times New Roman" w:hAnsi="Times New Roman"/>
        </w:rPr>
        <w:t xml:space="preserve"> herd size, because that in turn tends to maximize </w:t>
      </w:r>
      <w:proofErr w:type="spellStart"/>
      <w:r w:rsidR="00487F99" w:rsidRPr="003351A3">
        <w:rPr>
          <w:rFonts w:ascii="Times New Roman" w:hAnsi="Times New Roman"/>
        </w:rPr>
        <w:t>postdrought</w:t>
      </w:r>
      <w:proofErr w:type="spellEnd"/>
      <w:r w:rsidR="00487F99" w:rsidRPr="003351A3">
        <w:rPr>
          <w:rFonts w:ascii="Times New Roman" w:hAnsi="Times New Roman"/>
        </w:rPr>
        <w:t xml:space="preserve"> herd size (</w:t>
      </w:r>
      <w:proofErr w:type="spellStart"/>
      <w:r w:rsidR="00487F99" w:rsidRPr="003351A3">
        <w:rPr>
          <w:rFonts w:ascii="Times New Roman" w:hAnsi="Times New Roman"/>
        </w:rPr>
        <w:t>Lybbert</w:t>
      </w:r>
      <w:proofErr w:type="spellEnd"/>
      <w:r w:rsidR="00487F99" w:rsidRPr="003351A3">
        <w:rPr>
          <w:rFonts w:ascii="Times New Roman" w:hAnsi="Times New Roman"/>
        </w:rPr>
        <w:t xml:space="preserve"> et al. 2004). But this explanation holds </w:t>
      </w:r>
      <w:r w:rsidR="008A3C33" w:rsidRPr="003351A3">
        <w:rPr>
          <w:rFonts w:ascii="Times New Roman" w:hAnsi="Times New Roman"/>
        </w:rPr>
        <w:t xml:space="preserve">only </w:t>
      </w:r>
      <w:r w:rsidR="00487F99" w:rsidRPr="003351A3">
        <w:rPr>
          <w:rFonts w:ascii="Times New Roman" w:hAnsi="Times New Roman"/>
        </w:rPr>
        <w:t>if commercial destocking and restocking is not an option. Why might this not be an attractive option</w:t>
      </w:r>
      <w:ins w:id="199" w:author="Author">
        <w:r w:rsidR="008A3C33">
          <w:rPr>
            <w:rFonts w:ascii="Times New Roman" w:hAnsi="Times New Roman"/>
          </w:rPr>
          <w:t>?</w:t>
        </w:r>
      </w:ins>
      <w:del w:id="200" w:author="Author">
        <w:r w:rsidR="00487F99" w:rsidRPr="003351A3" w:rsidDel="008A3C33">
          <w:rPr>
            <w:rFonts w:ascii="Times New Roman" w:hAnsi="Times New Roman"/>
          </w:rPr>
          <w:delText>.</w:delText>
        </w:r>
      </w:del>
      <w:r w:rsidR="00487F99" w:rsidRPr="003351A3">
        <w:rPr>
          <w:rFonts w:ascii="Times New Roman" w:hAnsi="Times New Roman"/>
        </w:rPr>
        <w:t xml:space="preserve"> First, physical access to markets is poor. Moreover, in times of drought</w:t>
      </w:r>
      <w:r w:rsidR="008A3C33">
        <w:rPr>
          <w:rFonts w:ascii="Times New Roman" w:hAnsi="Times New Roman"/>
        </w:rPr>
        <w:t>,</w:t>
      </w:r>
      <w:r w:rsidR="00487F99" w:rsidRPr="003351A3">
        <w:rPr>
          <w:rFonts w:ascii="Times New Roman" w:hAnsi="Times New Roman"/>
        </w:rPr>
        <w:t xml:space="preserve"> long</w:t>
      </w:r>
      <w:r w:rsidR="008A3C33">
        <w:rPr>
          <w:rFonts w:ascii="Times New Roman" w:hAnsi="Times New Roman"/>
        </w:rPr>
        <w:t>-</w:t>
      </w:r>
      <w:r w:rsidR="00487F99" w:rsidRPr="003351A3">
        <w:rPr>
          <w:rFonts w:ascii="Times New Roman" w:hAnsi="Times New Roman"/>
        </w:rPr>
        <w:t xml:space="preserve">distance treks to markets may be risky, especially if there is a further risk that sales </w:t>
      </w:r>
      <w:del w:id="201" w:author="Author">
        <w:r w:rsidR="00487F99" w:rsidRPr="003351A3" w:rsidDel="008A3C33">
          <w:rPr>
            <w:rFonts w:ascii="Times New Roman" w:hAnsi="Times New Roman"/>
          </w:rPr>
          <w:delText xml:space="preserve">are </w:delText>
        </w:r>
      </w:del>
      <w:ins w:id="202" w:author="Author">
        <w:r w:rsidR="008A3C33">
          <w:rPr>
            <w:rFonts w:ascii="Times New Roman" w:hAnsi="Times New Roman"/>
          </w:rPr>
          <w:t>may</w:t>
        </w:r>
        <w:r w:rsidR="008A3C33" w:rsidRPr="003351A3">
          <w:rPr>
            <w:rFonts w:ascii="Times New Roman" w:hAnsi="Times New Roman"/>
          </w:rPr>
          <w:t xml:space="preserve"> </w:t>
        </w:r>
      </w:ins>
      <w:r w:rsidR="00487F99" w:rsidRPr="003351A3">
        <w:rPr>
          <w:rFonts w:ascii="Times New Roman" w:hAnsi="Times New Roman"/>
        </w:rPr>
        <w:t xml:space="preserve">not </w:t>
      </w:r>
      <w:ins w:id="203" w:author="Author">
        <w:r w:rsidR="008A3C33">
          <w:rPr>
            <w:rFonts w:ascii="Times New Roman" w:hAnsi="Times New Roman"/>
          </w:rPr>
          <w:t xml:space="preserve">be </w:t>
        </w:r>
      </w:ins>
      <w:r w:rsidR="00487F99" w:rsidRPr="003351A3">
        <w:rPr>
          <w:rFonts w:ascii="Times New Roman" w:hAnsi="Times New Roman"/>
        </w:rPr>
        <w:t xml:space="preserve">forthcoming (Davies and Bennett 2007). Second, destocking is </w:t>
      </w:r>
      <w:del w:id="204" w:author="Author">
        <w:r w:rsidR="00487F99" w:rsidRPr="003351A3" w:rsidDel="008A3C33">
          <w:rPr>
            <w:rFonts w:ascii="Times New Roman" w:hAnsi="Times New Roman"/>
          </w:rPr>
          <w:delText xml:space="preserve">only </w:delText>
        </w:r>
      </w:del>
      <w:r w:rsidR="00487F99" w:rsidRPr="003351A3">
        <w:rPr>
          <w:rFonts w:ascii="Times New Roman" w:hAnsi="Times New Roman"/>
        </w:rPr>
        <w:t xml:space="preserve">an option </w:t>
      </w:r>
      <w:ins w:id="205" w:author="Author">
        <w:r w:rsidR="008A3C33" w:rsidRPr="003351A3">
          <w:rPr>
            <w:rFonts w:ascii="Times New Roman" w:hAnsi="Times New Roman"/>
          </w:rPr>
          <w:t xml:space="preserve">only </w:t>
        </w:r>
      </w:ins>
      <w:r w:rsidR="00487F99" w:rsidRPr="003351A3">
        <w:rPr>
          <w:rFonts w:ascii="Times New Roman" w:hAnsi="Times New Roman"/>
        </w:rPr>
        <w:t xml:space="preserve">if restocking is easy. However, restocking generally depends not on commercial purchases </w:t>
      </w:r>
      <w:r w:rsidR="00487F99" w:rsidRPr="003351A3">
        <w:rPr>
          <w:rFonts w:ascii="Times New Roman" w:hAnsi="Times New Roman"/>
        </w:rPr>
        <w:lastRenderedPageBreak/>
        <w:t>but on purchases or in-kind gifts within tribal</w:t>
      </w:r>
      <w:r w:rsidR="00B336C3">
        <w:rPr>
          <w:rFonts w:ascii="Times New Roman" w:hAnsi="Times New Roman"/>
        </w:rPr>
        <w:t xml:space="preserve"> or </w:t>
      </w:r>
      <w:r w:rsidR="00487F99" w:rsidRPr="003351A3">
        <w:rPr>
          <w:rFonts w:ascii="Times New Roman" w:hAnsi="Times New Roman"/>
        </w:rPr>
        <w:t xml:space="preserve">clan groups. It may be that this local </w:t>
      </w:r>
      <w:r w:rsidR="00487F99" w:rsidRPr="00DA0F58">
        <w:rPr>
          <w:rFonts w:ascii="Times New Roman" w:hAnsi="Times New Roman"/>
          <w:i/>
        </w:rPr>
        <w:t>market</w:t>
      </w:r>
      <w:r w:rsidR="00487F99" w:rsidRPr="003351A3">
        <w:rPr>
          <w:rFonts w:ascii="Times New Roman" w:hAnsi="Times New Roman"/>
        </w:rPr>
        <w:t xml:space="preserve"> for restocking is too small to </w:t>
      </w:r>
      <w:ins w:id="206" w:author="Author">
        <w:r w:rsidR="008A3C33">
          <w:rPr>
            <w:rFonts w:ascii="Times New Roman" w:hAnsi="Times New Roman"/>
          </w:rPr>
          <w:t xml:space="preserve">facilitate quick </w:t>
        </w:r>
      </w:ins>
      <w:r w:rsidR="00487F99" w:rsidRPr="003351A3">
        <w:rPr>
          <w:rFonts w:ascii="Times New Roman" w:hAnsi="Times New Roman"/>
        </w:rPr>
        <w:t>restock</w:t>
      </w:r>
      <w:del w:id="207" w:author="Author">
        <w:r w:rsidR="00487F99" w:rsidRPr="003351A3" w:rsidDel="008A3C33">
          <w:rPr>
            <w:rFonts w:ascii="Times New Roman" w:hAnsi="Times New Roman"/>
          </w:rPr>
          <w:delText xml:space="preserve"> quickly</w:delText>
        </w:r>
      </w:del>
      <w:ins w:id="208" w:author="Author">
        <w:r w:rsidR="008A3C33">
          <w:rPr>
            <w:rFonts w:ascii="Times New Roman" w:hAnsi="Times New Roman"/>
          </w:rPr>
          <w:t>ing</w:t>
        </w:r>
      </w:ins>
      <w:r w:rsidR="00487F99" w:rsidRPr="003351A3">
        <w:rPr>
          <w:rFonts w:ascii="Times New Roman" w:hAnsi="Times New Roman"/>
        </w:rPr>
        <w:t>, especially i</w:t>
      </w:r>
      <w:r w:rsidR="008A3C33">
        <w:rPr>
          <w:rFonts w:ascii="Times New Roman" w:hAnsi="Times New Roman"/>
        </w:rPr>
        <w:t>f</w:t>
      </w:r>
      <w:r w:rsidR="00487F99" w:rsidRPr="003351A3">
        <w:rPr>
          <w:rFonts w:ascii="Times New Roman" w:hAnsi="Times New Roman"/>
        </w:rPr>
        <w:t xml:space="preserve"> cultural norms </w:t>
      </w:r>
      <w:del w:id="209" w:author="Author">
        <w:r w:rsidR="00487F99" w:rsidRPr="003351A3" w:rsidDel="00C93524">
          <w:rPr>
            <w:rFonts w:ascii="Times New Roman" w:hAnsi="Times New Roman"/>
          </w:rPr>
          <w:delText xml:space="preserve">perceive </w:delText>
        </w:r>
      </w:del>
      <w:ins w:id="210" w:author="Author">
        <w:r w:rsidR="00C93524">
          <w:rPr>
            <w:rFonts w:ascii="Times New Roman" w:hAnsi="Times New Roman"/>
          </w:rPr>
          <w:t>cause</w:t>
        </w:r>
        <w:r w:rsidR="00C93524" w:rsidRPr="003351A3">
          <w:rPr>
            <w:rFonts w:ascii="Times New Roman" w:hAnsi="Times New Roman"/>
          </w:rPr>
          <w:t xml:space="preserve"> </w:t>
        </w:r>
      </w:ins>
      <w:r w:rsidR="00487F99" w:rsidRPr="003351A3">
        <w:rPr>
          <w:rFonts w:ascii="Times New Roman" w:hAnsi="Times New Roman"/>
        </w:rPr>
        <w:t xml:space="preserve">excessive destocking </w:t>
      </w:r>
      <w:ins w:id="211" w:author="Author">
        <w:r w:rsidR="00C93524">
          <w:rPr>
            <w:rFonts w:ascii="Times New Roman" w:hAnsi="Times New Roman"/>
          </w:rPr>
          <w:t xml:space="preserve">to be perceived </w:t>
        </w:r>
      </w:ins>
      <w:r w:rsidR="00487F99" w:rsidRPr="003351A3">
        <w:rPr>
          <w:rFonts w:ascii="Times New Roman" w:hAnsi="Times New Roman"/>
        </w:rPr>
        <w:t xml:space="preserve">as bad herd management. Third, the missing market may not be </w:t>
      </w:r>
      <w:r w:rsidR="008A3C33">
        <w:rPr>
          <w:rFonts w:ascii="Times New Roman" w:hAnsi="Times New Roman"/>
        </w:rPr>
        <w:t xml:space="preserve">the </w:t>
      </w:r>
      <w:r w:rsidR="00487F99" w:rsidRPr="003351A3">
        <w:rPr>
          <w:rFonts w:ascii="Times New Roman" w:hAnsi="Times New Roman"/>
        </w:rPr>
        <w:t xml:space="preserve">one for restocking per se but </w:t>
      </w:r>
      <w:del w:id="212" w:author="Author">
        <w:r w:rsidR="00487F99" w:rsidRPr="003351A3" w:rsidDel="008A3C33">
          <w:rPr>
            <w:rFonts w:ascii="Times New Roman" w:hAnsi="Times New Roman"/>
          </w:rPr>
          <w:delText>a missing market</w:delText>
        </w:r>
      </w:del>
      <w:ins w:id="213" w:author="Author">
        <w:r w:rsidR="008A3C33">
          <w:rPr>
            <w:rFonts w:ascii="Times New Roman" w:hAnsi="Times New Roman"/>
          </w:rPr>
          <w:t>the one</w:t>
        </w:r>
      </w:ins>
      <w:r w:rsidR="00487F99" w:rsidRPr="003351A3">
        <w:rPr>
          <w:rFonts w:ascii="Times New Roman" w:hAnsi="Times New Roman"/>
        </w:rPr>
        <w:t xml:space="preserve"> for credit and finance. </w:t>
      </w:r>
    </w:p>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rPr>
        <w:t xml:space="preserve">Finally, while it is impossible to do justice to the myriad of cultural norms or institutions that govern pastoral </w:t>
      </w:r>
      <w:proofErr w:type="gramStart"/>
      <w:r w:rsidRPr="003351A3">
        <w:rPr>
          <w:rFonts w:ascii="Times New Roman" w:hAnsi="Times New Roman"/>
        </w:rPr>
        <w:t>life,</w:t>
      </w:r>
      <w:proofErr w:type="gramEnd"/>
      <w:r w:rsidRPr="003351A3">
        <w:rPr>
          <w:rFonts w:ascii="Times New Roman" w:hAnsi="Times New Roman"/>
        </w:rPr>
        <w:t xml:space="preserve"> many such institutions do exist for regulating the management of herds, grazing lands</w:t>
      </w:r>
      <w:r w:rsidR="008A3C33">
        <w:rPr>
          <w:rFonts w:ascii="Times New Roman" w:hAnsi="Times New Roman"/>
        </w:rPr>
        <w:t>,</w:t>
      </w:r>
      <w:r w:rsidRPr="003351A3">
        <w:rPr>
          <w:rFonts w:ascii="Times New Roman" w:hAnsi="Times New Roman"/>
        </w:rPr>
        <w:t xml:space="preserve"> and water. Not all such norms are peaceful</w:t>
      </w:r>
      <w:r w:rsidR="00520EFF">
        <w:rPr>
          <w:rFonts w:ascii="Times New Roman" w:hAnsi="Times New Roman"/>
        </w:rPr>
        <w:t>—</w:t>
      </w:r>
      <w:r w:rsidRPr="003351A3">
        <w:rPr>
          <w:rFonts w:ascii="Times New Roman" w:hAnsi="Times New Roman"/>
        </w:rPr>
        <w:t xml:space="preserve">cattle raiding and violent resistance to </w:t>
      </w:r>
      <w:del w:id="214" w:author="Author">
        <w:r w:rsidRPr="003351A3" w:rsidDel="00C93524">
          <w:rPr>
            <w:rFonts w:ascii="Times New Roman" w:hAnsi="Times New Roman"/>
          </w:rPr>
          <w:delText>cattle raiding</w:delText>
        </w:r>
      </w:del>
      <w:ins w:id="215" w:author="Author">
        <w:r w:rsidR="00C93524">
          <w:rPr>
            <w:rFonts w:ascii="Times New Roman" w:hAnsi="Times New Roman"/>
          </w:rPr>
          <w:t>it</w:t>
        </w:r>
      </w:ins>
      <w:r w:rsidRPr="003351A3">
        <w:rPr>
          <w:rFonts w:ascii="Times New Roman" w:hAnsi="Times New Roman"/>
        </w:rPr>
        <w:t xml:space="preserve"> are long</w:t>
      </w:r>
      <w:r w:rsidR="008A3C33">
        <w:rPr>
          <w:rFonts w:ascii="Times New Roman" w:hAnsi="Times New Roman"/>
        </w:rPr>
        <w:t>-</w:t>
      </w:r>
      <w:r w:rsidRPr="003351A3">
        <w:rPr>
          <w:rFonts w:ascii="Times New Roman" w:hAnsi="Times New Roman"/>
        </w:rPr>
        <w:t>established traditions in many pastoralist cultures</w:t>
      </w:r>
      <w:r w:rsidR="00520EFF">
        <w:rPr>
          <w:rFonts w:ascii="Times New Roman" w:hAnsi="Times New Roman"/>
        </w:rPr>
        <w:t>—</w:t>
      </w:r>
      <w:r w:rsidRPr="003351A3">
        <w:rPr>
          <w:rFonts w:ascii="Times New Roman" w:hAnsi="Times New Roman"/>
        </w:rPr>
        <w:t>but institutions of self-governance are an important part of pastoralist livelihoods</w:t>
      </w:r>
      <w:r w:rsidR="008A3C33">
        <w:rPr>
          <w:rFonts w:ascii="Times New Roman" w:hAnsi="Times New Roman"/>
        </w:rPr>
        <w:t>,</w:t>
      </w:r>
      <w:r w:rsidRPr="003351A3">
        <w:rPr>
          <w:rFonts w:ascii="Times New Roman" w:hAnsi="Times New Roman"/>
        </w:rPr>
        <w:t xml:space="preserve"> given </w:t>
      </w:r>
      <w:del w:id="216" w:author="Author">
        <w:r w:rsidRPr="003351A3" w:rsidDel="008A3C33">
          <w:rPr>
            <w:rFonts w:ascii="Times New Roman" w:hAnsi="Times New Roman"/>
          </w:rPr>
          <w:delText xml:space="preserve">their </w:delText>
        </w:r>
      </w:del>
      <w:ins w:id="217" w:author="Author">
        <w:r w:rsidR="008A3C33">
          <w:rPr>
            <w:rFonts w:ascii="Times New Roman" w:hAnsi="Times New Roman"/>
          </w:rPr>
          <w:t>pastoralists’</w:t>
        </w:r>
        <w:r w:rsidR="008A3C33" w:rsidRPr="003351A3">
          <w:rPr>
            <w:rFonts w:ascii="Times New Roman" w:hAnsi="Times New Roman"/>
          </w:rPr>
          <w:t xml:space="preserve"> </w:t>
        </w:r>
      </w:ins>
      <w:r w:rsidRPr="003351A3">
        <w:rPr>
          <w:rFonts w:ascii="Times New Roman" w:hAnsi="Times New Roman"/>
        </w:rPr>
        <w:t xml:space="preserve">isolation from central governments and significant cultural and ethnic differences from highland populations. </w:t>
      </w:r>
    </w:p>
    <w:p w:rsidR="00487F99" w:rsidRPr="003351A3" w:rsidRDefault="00487F99" w:rsidP="009C0C69">
      <w:pPr>
        <w:spacing w:after="0" w:line="240" w:lineRule="auto"/>
        <w:rPr>
          <w:rFonts w:ascii="Times New Roman" w:hAnsi="Times New Roman"/>
          <w:b/>
        </w:rPr>
      </w:pPr>
    </w:p>
    <w:p w:rsidR="00487F99" w:rsidRPr="003351A3" w:rsidRDefault="00DA0F58" w:rsidP="00935EC1">
      <w:pPr>
        <w:pStyle w:val="Heading1"/>
        <w:rPr>
          <w:rFonts w:ascii="Times New Roman" w:hAnsi="Times New Roman"/>
        </w:rPr>
      </w:pPr>
      <w:bookmarkStart w:id="218" w:name="_Toc308442612"/>
      <w:bookmarkStart w:id="219" w:name="_Toc308442666"/>
      <w:bookmarkStart w:id="220" w:name="_Toc315372525"/>
      <w:r>
        <w:rPr>
          <w:rFonts w:ascii="Times New Roman" w:hAnsi="Times New Roman"/>
        </w:rPr>
        <w:br w:type="page"/>
      </w:r>
      <w:r w:rsidR="00487F99" w:rsidRPr="003351A3">
        <w:rPr>
          <w:rFonts w:ascii="Times New Roman" w:hAnsi="Times New Roman"/>
        </w:rPr>
        <w:lastRenderedPageBreak/>
        <w:t xml:space="preserve">3. Conceptual Framework: Economic </w:t>
      </w:r>
      <w:r w:rsidR="00520EFF">
        <w:rPr>
          <w:rFonts w:ascii="Times New Roman" w:hAnsi="Times New Roman"/>
        </w:rPr>
        <w:t>T</w:t>
      </w:r>
      <w:r w:rsidR="00487F99" w:rsidRPr="003351A3">
        <w:rPr>
          <w:rFonts w:ascii="Times New Roman" w:hAnsi="Times New Roman"/>
        </w:rPr>
        <w:t xml:space="preserve">ransformation as a </w:t>
      </w:r>
      <w:r w:rsidR="00520EFF">
        <w:rPr>
          <w:rFonts w:ascii="Times New Roman" w:hAnsi="Times New Roman"/>
        </w:rPr>
        <w:t>G</w:t>
      </w:r>
      <w:r w:rsidR="00487F99" w:rsidRPr="003351A3">
        <w:rPr>
          <w:rFonts w:ascii="Times New Roman" w:hAnsi="Times New Roman"/>
        </w:rPr>
        <w:t xml:space="preserve">uiding </w:t>
      </w:r>
      <w:r w:rsidR="00520EFF">
        <w:rPr>
          <w:rFonts w:ascii="Times New Roman" w:hAnsi="Times New Roman"/>
        </w:rPr>
        <w:t>P</w:t>
      </w:r>
      <w:r w:rsidR="00487F99" w:rsidRPr="003351A3">
        <w:rPr>
          <w:rFonts w:ascii="Times New Roman" w:hAnsi="Times New Roman"/>
        </w:rPr>
        <w:t>rinciple</w:t>
      </w:r>
      <w:bookmarkEnd w:id="218"/>
      <w:bookmarkEnd w:id="219"/>
      <w:bookmarkEnd w:id="220"/>
      <w:r w:rsidR="00487F99" w:rsidRPr="003351A3">
        <w:rPr>
          <w:rFonts w:ascii="Times New Roman" w:hAnsi="Times New Roman"/>
        </w:rPr>
        <w:t xml:space="preserve"> </w:t>
      </w:r>
    </w:p>
    <w:p w:rsidR="00487F99" w:rsidRPr="003351A3" w:rsidRDefault="00487F99" w:rsidP="00DA0F58">
      <w:pPr>
        <w:spacing w:after="120" w:line="240" w:lineRule="auto"/>
        <w:jc w:val="both"/>
        <w:rPr>
          <w:rFonts w:ascii="Times New Roman" w:hAnsi="Times New Roman"/>
        </w:rPr>
      </w:pPr>
      <w:r w:rsidRPr="003351A3">
        <w:rPr>
          <w:rFonts w:ascii="Times New Roman" w:hAnsi="Times New Roman"/>
        </w:rPr>
        <w:t>Much of the evidence reported in the previous section gives a rather grim picture for the future of pastoralism. Declining herd sizes, shrinking grazing land and water access, more frequent droughts</w:t>
      </w:r>
      <w:r w:rsidR="008A3C33">
        <w:rPr>
          <w:rFonts w:ascii="Times New Roman" w:hAnsi="Times New Roman"/>
        </w:rPr>
        <w:t>,</w:t>
      </w:r>
      <w:r w:rsidRPr="003351A3">
        <w:rPr>
          <w:rFonts w:ascii="Times New Roman" w:hAnsi="Times New Roman"/>
        </w:rPr>
        <w:t xml:space="preserve"> and increasing vulnerability all point to very grim prospects for pastoralist livelihoods. This would appear to justify the views of some policymakers that pastoralism is not a viable livelihood and that some mix of rural and urban sedentarization is the right way to go. In this section we explore whether these claims are supported by economic theory and available evidence. </w:t>
      </w:r>
    </w:p>
    <w:p w:rsidR="00487F99" w:rsidRPr="003351A3" w:rsidRDefault="00487F99" w:rsidP="00DA0F58">
      <w:pPr>
        <w:spacing w:after="120" w:line="240" w:lineRule="auto"/>
        <w:jc w:val="both"/>
        <w:rPr>
          <w:rFonts w:ascii="Times New Roman" w:hAnsi="Times New Roman"/>
        </w:rPr>
      </w:pPr>
      <w:r w:rsidRPr="003351A3">
        <w:rPr>
          <w:rFonts w:ascii="Times New Roman" w:hAnsi="Times New Roman"/>
        </w:rPr>
        <w:t>A useful framework for thinking about these issues is one of economic transformation. Transformation is the process by which a traditional and largely subsistence agrarian economy become</w:t>
      </w:r>
      <w:r w:rsidR="008A3C33">
        <w:rPr>
          <w:rFonts w:ascii="Times New Roman" w:hAnsi="Times New Roman"/>
        </w:rPr>
        <w:t>s</w:t>
      </w:r>
      <w:r w:rsidRPr="003351A3">
        <w:rPr>
          <w:rFonts w:ascii="Times New Roman" w:hAnsi="Times New Roman"/>
        </w:rPr>
        <w:t xml:space="preserve"> a more modern and diversified economy. There is a large literature on economic transformation going back to the founding father</w:t>
      </w:r>
      <w:r w:rsidR="008A3C33">
        <w:rPr>
          <w:rFonts w:ascii="Times New Roman" w:hAnsi="Times New Roman"/>
        </w:rPr>
        <w:t>s</w:t>
      </w:r>
      <w:r w:rsidRPr="003351A3">
        <w:rPr>
          <w:rFonts w:ascii="Times New Roman" w:hAnsi="Times New Roman"/>
        </w:rPr>
        <w:t xml:space="preserve"> of economics</w:t>
      </w:r>
      <w:del w:id="221" w:author="Author">
        <w:r w:rsidRPr="003351A3" w:rsidDel="008A3C33">
          <w:rPr>
            <w:rFonts w:ascii="Times New Roman" w:hAnsi="Times New Roman"/>
          </w:rPr>
          <w:delText xml:space="preserve"> like</w:delText>
        </w:r>
      </w:del>
      <w:ins w:id="222" w:author="Author">
        <w:r w:rsidR="008A3C33">
          <w:rPr>
            <w:rFonts w:ascii="Times New Roman" w:hAnsi="Times New Roman"/>
          </w:rPr>
          <w:t>, such as</w:t>
        </w:r>
      </w:ins>
      <w:r w:rsidRPr="003351A3">
        <w:rPr>
          <w:rFonts w:ascii="Times New Roman" w:hAnsi="Times New Roman"/>
        </w:rPr>
        <w:t xml:space="preserve"> Adam Smith, Malthus</w:t>
      </w:r>
      <w:ins w:id="223" w:author="Author">
        <w:r w:rsidR="008A3C33">
          <w:rPr>
            <w:rFonts w:ascii="Times New Roman" w:hAnsi="Times New Roman"/>
          </w:rPr>
          <w:t>,</w:t>
        </w:r>
      </w:ins>
      <w:r w:rsidRPr="003351A3">
        <w:rPr>
          <w:rFonts w:ascii="Times New Roman" w:hAnsi="Times New Roman"/>
        </w:rPr>
        <w:t xml:space="preserve"> and Ricardo, but of greater relevance here is the more contemporary analysis of transformation </w:t>
      </w:r>
      <w:proofErr w:type="gramStart"/>
      <w:r w:rsidRPr="003351A3">
        <w:rPr>
          <w:rFonts w:ascii="Times New Roman" w:hAnsi="Times New Roman"/>
        </w:rPr>
        <w:t>episodes,</w:t>
      </w:r>
      <w:proofErr w:type="gramEnd"/>
      <w:r w:rsidRPr="003351A3">
        <w:rPr>
          <w:rFonts w:ascii="Times New Roman" w:hAnsi="Times New Roman"/>
        </w:rPr>
        <w:t xml:space="preserve"> and of economic success stories in particular. In general, economists have identified four processes that interact with each other to produce a broader economic transformation (Timmer 2007):</w:t>
      </w:r>
    </w:p>
    <w:p w:rsidR="00487F99" w:rsidRPr="003351A3" w:rsidRDefault="00487F99" w:rsidP="00DA0F58">
      <w:pPr>
        <w:pStyle w:val="ListParagraph"/>
        <w:numPr>
          <w:ilvl w:val="0"/>
          <w:numId w:val="13"/>
        </w:numPr>
        <w:spacing w:after="120"/>
        <w:jc w:val="both"/>
        <w:rPr>
          <w:rFonts w:ascii="Times New Roman" w:hAnsi="Times New Roman" w:cs="Times New Roman"/>
        </w:rPr>
      </w:pPr>
      <w:proofErr w:type="spellStart"/>
      <w:r w:rsidRPr="003351A3">
        <w:rPr>
          <w:rFonts w:ascii="Times New Roman" w:hAnsi="Times New Roman" w:cs="Times New Roman"/>
        </w:rPr>
        <w:t>Inter</w:t>
      </w:r>
      <w:del w:id="224" w:author="Author">
        <w:r w:rsidRPr="003351A3" w:rsidDel="008328FA">
          <w:rPr>
            <w:rFonts w:ascii="Times New Roman" w:hAnsi="Times New Roman" w:cs="Times New Roman"/>
          </w:rPr>
          <w:delText>-</w:delText>
        </w:r>
      </w:del>
      <w:r w:rsidRPr="003351A3">
        <w:rPr>
          <w:rFonts w:ascii="Times New Roman" w:hAnsi="Times New Roman" w:cs="Times New Roman"/>
        </w:rPr>
        <w:t>sectoral</w:t>
      </w:r>
      <w:proofErr w:type="spellEnd"/>
      <w:r w:rsidRPr="003351A3">
        <w:rPr>
          <w:rFonts w:ascii="Times New Roman" w:hAnsi="Times New Roman" w:cs="Times New Roman"/>
        </w:rPr>
        <w:t xml:space="preserve"> transformations of output and employment. Agriculture’s share of output and employment declines over time, although the former often declines more quickly than the lat</w:t>
      </w:r>
      <w:r w:rsidR="00C93524">
        <w:rPr>
          <w:rFonts w:ascii="Times New Roman" w:hAnsi="Times New Roman" w:cs="Times New Roman"/>
        </w:rPr>
        <w:t>t</w:t>
      </w:r>
      <w:r w:rsidRPr="003351A3">
        <w:rPr>
          <w:rFonts w:ascii="Times New Roman" w:hAnsi="Times New Roman" w:cs="Times New Roman"/>
        </w:rPr>
        <w:t>er.</w:t>
      </w:r>
    </w:p>
    <w:p w:rsidR="00487F99" w:rsidRPr="003351A3" w:rsidRDefault="00487F99" w:rsidP="00DA0F58">
      <w:pPr>
        <w:pStyle w:val="ListParagraph"/>
        <w:numPr>
          <w:ilvl w:val="0"/>
          <w:numId w:val="13"/>
        </w:numPr>
        <w:spacing w:after="120"/>
        <w:jc w:val="both"/>
        <w:rPr>
          <w:rFonts w:ascii="Times New Roman" w:hAnsi="Times New Roman" w:cs="Times New Roman"/>
        </w:rPr>
      </w:pPr>
      <w:proofErr w:type="spellStart"/>
      <w:r w:rsidRPr="003351A3">
        <w:rPr>
          <w:rFonts w:ascii="Times New Roman" w:hAnsi="Times New Roman" w:cs="Times New Roman"/>
        </w:rPr>
        <w:t>Intrasectoral</w:t>
      </w:r>
      <w:proofErr w:type="spellEnd"/>
      <w:r w:rsidRPr="003351A3">
        <w:rPr>
          <w:rFonts w:ascii="Times New Roman" w:hAnsi="Times New Roman" w:cs="Times New Roman"/>
        </w:rPr>
        <w:t xml:space="preserve"> transformation of agriculture. Agriculture is transformed from a traditional, subsistence</w:t>
      </w:r>
      <w:r w:rsidR="008A3C33">
        <w:rPr>
          <w:rFonts w:ascii="Times New Roman" w:hAnsi="Times New Roman" w:cs="Times New Roman"/>
        </w:rPr>
        <w:t>,</w:t>
      </w:r>
      <w:r w:rsidRPr="003351A3">
        <w:rPr>
          <w:rFonts w:ascii="Times New Roman" w:hAnsi="Times New Roman" w:cs="Times New Roman"/>
        </w:rPr>
        <w:t xml:space="preserve"> and low</w:t>
      </w:r>
      <w:r w:rsidR="008A3C33">
        <w:rPr>
          <w:rFonts w:ascii="Times New Roman" w:hAnsi="Times New Roman" w:cs="Times New Roman"/>
        </w:rPr>
        <w:t>-</w:t>
      </w:r>
      <w:r w:rsidRPr="003351A3">
        <w:rPr>
          <w:rFonts w:ascii="Times New Roman" w:hAnsi="Times New Roman" w:cs="Times New Roman"/>
        </w:rPr>
        <w:t>productivity sector to a modern, commercialized</w:t>
      </w:r>
      <w:r w:rsidR="008A3C33">
        <w:rPr>
          <w:rFonts w:ascii="Times New Roman" w:hAnsi="Times New Roman" w:cs="Times New Roman"/>
        </w:rPr>
        <w:t>,</w:t>
      </w:r>
      <w:r w:rsidRPr="003351A3">
        <w:rPr>
          <w:rFonts w:ascii="Times New Roman" w:hAnsi="Times New Roman" w:cs="Times New Roman"/>
        </w:rPr>
        <w:t xml:space="preserve"> and higher productivity sector.</w:t>
      </w:r>
    </w:p>
    <w:p w:rsidR="00487F99" w:rsidRPr="003351A3" w:rsidRDefault="00487F99" w:rsidP="00DA0F58">
      <w:pPr>
        <w:pStyle w:val="ListParagraph"/>
        <w:numPr>
          <w:ilvl w:val="0"/>
          <w:numId w:val="13"/>
        </w:numPr>
        <w:spacing w:after="120"/>
        <w:jc w:val="both"/>
        <w:rPr>
          <w:rFonts w:ascii="Times New Roman" w:hAnsi="Times New Roman" w:cs="Times New Roman"/>
        </w:rPr>
      </w:pPr>
      <w:r w:rsidRPr="003351A3">
        <w:rPr>
          <w:rFonts w:ascii="Times New Roman" w:hAnsi="Times New Roman" w:cs="Times New Roman"/>
        </w:rPr>
        <w:t>A rural-</w:t>
      </w:r>
      <w:r w:rsidR="00C93524">
        <w:rPr>
          <w:rFonts w:ascii="Times New Roman" w:hAnsi="Times New Roman" w:cs="Times New Roman"/>
        </w:rPr>
        <w:t>to-</w:t>
      </w:r>
      <w:r w:rsidRPr="003351A3">
        <w:rPr>
          <w:rFonts w:ascii="Times New Roman" w:hAnsi="Times New Roman" w:cs="Times New Roman"/>
        </w:rPr>
        <w:t>urban transformation. The bulk of the population becomes urban, initially largely through migration from rural to urban areas.</w:t>
      </w:r>
    </w:p>
    <w:p w:rsidR="00487F99" w:rsidRPr="003351A3" w:rsidRDefault="00487F99" w:rsidP="00DA0F58">
      <w:pPr>
        <w:pStyle w:val="ListParagraph"/>
        <w:numPr>
          <w:ilvl w:val="0"/>
          <w:numId w:val="13"/>
        </w:numPr>
        <w:spacing w:after="120"/>
        <w:jc w:val="both"/>
        <w:rPr>
          <w:rFonts w:ascii="Times New Roman" w:hAnsi="Times New Roman" w:cs="Times New Roman"/>
        </w:rPr>
      </w:pPr>
      <w:r w:rsidRPr="003351A3">
        <w:rPr>
          <w:rFonts w:ascii="Times New Roman" w:hAnsi="Times New Roman" w:cs="Times New Roman"/>
        </w:rPr>
        <w:t>Transformation of population structure. Specifically, a demographic transition from high birth and death rates to low ones occurs. Lower fertility rates are partly caused by other aspects of transformation (higher incomes and urbanization) but also by increased female education, improved health (such as lower child mortality rates)</w:t>
      </w:r>
      <w:r w:rsidR="008A3C33">
        <w:rPr>
          <w:rFonts w:ascii="Times New Roman" w:hAnsi="Times New Roman" w:cs="Times New Roman"/>
        </w:rPr>
        <w:t>,</w:t>
      </w:r>
      <w:r w:rsidRPr="003351A3">
        <w:rPr>
          <w:rFonts w:ascii="Times New Roman" w:hAnsi="Times New Roman" w:cs="Times New Roman"/>
        </w:rPr>
        <w:t xml:space="preserve"> and family planning programs. </w:t>
      </w:r>
    </w:p>
    <w:p w:rsidR="00487F99" w:rsidRPr="003351A3" w:rsidRDefault="00487F99" w:rsidP="00DA0F58">
      <w:pPr>
        <w:spacing w:after="120" w:line="240" w:lineRule="auto"/>
        <w:jc w:val="both"/>
        <w:rPr>
          <w:rFonts w:ascii="Times New Roman" w:hAnsi="Times New Roman"/>
        </w:rPr>
      </w:pPr>
      <w:r w:rsidRPr="003351A3">
        <w:rPr>
          <w:rFonts w:ascii="Times New Roman" w:hAnsi="Times New Roman"/>
        </w:rPr>
        <w:t>These four processes invariably seem to accompany successful economic development, with many of the analyzed success stories either in contemporary Asia or in Western countries in the 19</w:t>
      </w:r>
      <w:r w:rsidRPr="00DA0F58">
        <w:rPr>
          <w:rFonts w:ascii="Times New Roman" w:hAnsi="Times New Roman"/>
        </w:rPr>
        <w:t>th</w:t>
      </w:r>
      <w:r w:rsidRPr="003351A3">
        <w:rPr>
          <w:rFonts w:ascii="Times New Roman" w:hAnsi="Times New Roman"/>
        </w:rPr>
        <w:t xml:space="preserve"> </w:t>
      </w:r>
      <w:r w:rsidR="002D7B7E" w:rsidRPr="003351A3">
        <w:rPr>
          <w:rFonts w:ascii="Times New Roman" w:hAnsi="Times New Roman"/>
        </w:rPr>
        <w:t>and early 20</w:t>
      </w:r>
      <w:r w:rsidR="002D7B7E" w:rsidRPr="00112FB6">
        <w:rPr>
          <w:rFonts w:ascii="Times New Roman" w:hAnsi="Times New Roman"/>
        </w:rPr>
        <w:t>th</w:t>
      </w:r>
      <w:r w:rsidR="002D7B7E" w:rsidRPr="003351A3">
        <w:rPr>
          <w:rFonts w:ascii="Times New Roman" w:hAnsi="Times New Roman"/>
        </w:rPr>
        <w:t xml:space="preserve"> </w:t>
      </w:r>
      <w:r w:rsidRPr="003351A3">
        <w:rPr>
          <w:rFonts w:ascii="Times New Roman" w:hAnsi="Times New Roman"/>
        </w:rPr>
        <w:t xml:space="preserve">centuries. In general, there are scarcely any relevant exceptions to these processes, although the speed and structure of transformation obviously varies substantially across countries, and there are still debates about the extent to which agricultural transformation pushes </w:t>
      </w:r>
      <w:proofErr w:type="spellStart"/>
      <w:r w:rsidRPr="003351A3">
        <w:rPr>
          <w:rFonts w:ascii="Times New Roman" w:hAnsi="Times New Roman"/>
        </w:rPr>
        <w:t>intersectoral</w:t>
      </w:r>
      <w:proofErr w:type="spellEnd"/>
      <w:r w:rsidRPr="003351A3">
        <w:rPr>
          <w:rFonts w:ascii="Times New Roman" w:hAnsi="Times New Roman"/>
        </w:rPr>
        <w:t xml:space="preserve"> transformation, or vice versa. What is quite clear also is that the processes do interlink in some important ways. Of particular relevance to the issue at hand is what happens when governments push </w:t>
      </w:r>
      <w:proofErr w:type="spellStart"/>
      <w:r w:rsidRPr="003351A3">
        <w:rPr>
          <w:rFonts w:ascii="Times New Roman" w:hAnsi="Times New Roman"/>
        </w:rPr>
        <w:t>intersectoral</w:t>
      </w:r>
      <w:proofErr w:type="spellEnd"/>
      <w:r w:rsidRPr="003351A3">
        <w:rPr>
          <w:rFonts w:ascii="Times New Roman" w:hAnsi="Times New Roman"/>
        </w:rPr>
        <w:t xml:space="preserve"> transformation at the expense of agriculture (</w:t>
      </w:r>
      <w:proofErr w:type="spellStart"/>
      <w:r w:rsidRPr="003351A3">
        <w:rPr>
          <w:rFonts w:ascii="Times New Roman" w:hAnsi="Times New Roman"/>
        </w:rPr>
        <w:t>intrasectoral</w:t>
      </w:r>
      <w:proofErr w:type="spellEnd"/>
      <w:r w:rsidRPr="003351A3">
        <w:rPr>
          <w:rFonts w:ascii="Times New Roman" w:hAnsi="Times New Roman"/>
        </w:rPr>
        <w:t xml:space="preserve"> transformation). There is a large literature showing that attempts to prematurely diversify economies have largely failed, and that neglecting agriculture is disastrous for poverty reduction. This is partly because in the absence of economic growth in the largest sector (agriculture) it is almost impossible to generate sufficient nonagricultural growth capable of absorbing the growth of more workers (Headey, Hazell</w:t>
      </w:r>
      <w:r w:rsidR="005B4622">
        <w:rPr>
          <w:rFonts w:ascii="Times New Roman" w:hAnsi="Times New Roman"/>
        </w:rPr>
        <w:t>,</w:t>
      </w:r>
      <w:r w:rsidRPr="003351A3">
        <w:rPr>
          <w:rFonts w:ascii="Times New Roman" w:hAnsi="Times New Roman"/>
        </w:rPr>
        <w:t xml:space="preserve"> and Bezemer 2010).</w:t>
      </w:r>
    </w:p>
    <w:p w:rsidR="00487F99" w:rsidRPr="003351A3" w:rsidRDefault="00487F99" w:rsidP="00DA0F58">
      <w:pPr>
        <w:spacing w:after="120" w:line="240" w:lineRule="auto"/>
        <w:jc w:val="both"/>
        <w:rPr>
          <w:rFonts w:ascii="Times New Roman" w:hAnsi="Times New Roman"/>
        </w:rPr>
      </w:pPr>
      <w:r w:rsidRPr="003351A3">
        <w:rPr>
          <w:rFonts w:ascii="Times New Roman" w:hAnsi="Times New Roman"/>
        </w:rPr>
        <w:t>The basic calculus of this transformation process applies across countries</w:t>
      </w:r>
      <w:r w:rsidR="00520EFF">
        <w:rPr>
          <w:rFonts w:ascii="Times New Roman" w:hAnsi="Times New Roman"/>
        </w:rPr>
        <w:t>—</w:t>
      </w:r>
      <w:r w:rsidRPr="003351A3">
        <w:rPr>
          <w:rFonts w:ascii="Times New Roman" w:hAnsi="Times New Roman"/>
        </w:rPr>
        <w:t>which explains why these transformation</w:t>
      </w:r>
      <w:r w:rsidR="00EA7FB8">
        <w:rPr>
          <w:rFonts w:ascii="Times New Roman" w:hAnsi="Times New Roman"/>
        </w:rPr>
        <w:t>s</w:t>
      </w:r>
      <w:r w:rsidRPr="003351A3">
        <w:rPr>
          <w:rFonts w:ascii="Times New Roman" w:hAnsi="Times New Roman"/>
        </w:rPr>
        <w:t xml:space="preserve"> are so prevalent</w:t>
      </w:r>
      <w:r w:rsidR="00520EFF">
        <w:rPr>
          <w:rFonts w:ascii="Times New Roman" w:hAnsi="Times New Roman"/>
        </w:rPr>
        <w:t>—</w:t>
      </w:r>
      <w:r w:rsidRPr="003351A3">
        <w:rPr>
          <w:rFonts w:ascii="Times New Roman" w:hAnsi="Times New Roman"/>
        </w:rPr>
        <w:t>but there will be many context</w:t>
      </w:r>
      <w:r w:rsidR="00EA7FB8">
        <w:rPr>
          <w:rFonts w:ascii="Times New Roman" w:hAnsi="Times New Roman"/>
        </w:rPr>
        <w:t>-</w:t>
      </w:r>
      <w:r w:rsidRPr="003351A3">
        <w:rPr>
          <w:rFonts w:ascii="Times New Roman" w:hAnsi="Times New Roman"/>
        </w:rPr>
        <w:t>specific factors to consider when analyzing the implications of these processes for any given country or region, including pastoralist or ASAL regions.</w:t>
      </w:r>
    </w:p>
    <w:p w:rsidR="00487F99" w:rsidRPr="003351A3" w:rsidRDefault="00487F99" w:rsidP="00DA0F58">
      <w:pPr>
        <w:spacing w:after="120" w:line="240" w:lineRule="auto"/>
        <w:jc w:val="both"/>
        <w:rPr>
          <w:rFonts w:ascii="Times New Roman" w:hAnsi="Times New Roman"/>
        </w:rPr>
      </w:pPr>
      <w:r w:rsidRPr="003351A3">
        <w:rPr>
          <w:rFonts w:ascii="Times New Roman" w:hAnsi="Times New Roman"/>
        </w:rPr>
        <w:t xml:space="preserve">First, all countries possess different endowments, and this </w:t>
      </w:r>
      <w:del w:id="225" w:author="Author">
        <w:r w:rsidRPr="003351A3" w:rsidDel="00EA7FB8">
          <w:rPr>
            <w:rFonts w:ascii="Times New Roman" w:hAnsi="Times New Roman"/>
          </w:rPr>
          <w:delText xml:space="preserve">is </w:delText>
        </w:r>
      </w:del>
      <w:r w:rsidRPr="003351A3">
        <w:rPr>
          <w:rFonts w:ascii="Times New Roman" w:hAnsi="Times New Roman"/>
        </w:rPr>
        <w:t>in turn influences what a country’s comparative advantage is. The high</w:t>
      </w:r>
      <w:r w:rsidR="00EA7FB8">
        <w:rPr>
          <w:rFonts w:ascii="Times New Roman" w:hAnsi="Times New Roman"/>
        </w:rPr>
        <w:t>-</w:t>
      </w:r>
      <w:r w:rsidRPr="003351A3">
        <w:rPr>
          <w:rFonts w:ascii="Times New Roman" w:hAnsi="Times New Roman"/>
        </w:rPr>
        <w:t>population</w:t>
      </w:r>
      <w:r w:rsidR="00EA7FB8">
        <w:rPr>
          <w:rFonts w:ascii="Times New Roman" w:hAnsi="Times New Roman"/>
        </w:rPr>
        <w:t>-</w:t>
      </w:r>
      <w:r w:rsidRPr="003351A3">
        <w:rPr>
          <w:rFonts w:ascii="Times New Roman" w:hAnsi="Times New Roman"/>
        </w:rPr>
        <w:t>density countries of East Asia, for example, obviously have a comparative advantage in labor-intensive manufacturing. Other countries have comparative advantages in mining, tourism</w:t>
      </w:r>
      <w:r w:rsidR="00EA7FB8">
        <w:rPr>
          <w:rFonts w:ascii="Times New Roman" w:hAnsi="Times New Roman"/>
        </w:rPr>
        <w:t>,</w:t>
      </w:r>
      <w:r w:rsidRPr="003351A3">
        <w:rPr>
          <w:rFonts w:ascii="Times New Roman" w:hAnsi="Times New Roman"/>
        </w:rPr>
        <w:t xml:space="preserve"> or various types of agriculture. Given </w:t>
      </w:r>
      <w:r w:rsidR="00EA7FB8">
        <w:rPr>
          <w:rFonts w:ascii="Times New Roman" w:hAnsi="Times New Roman"/>
        </w:rPr>
        <w:t>the</w:t>
      </w:r>
      <w:r w:rsidR="00EA7FB8" w:rsidRPr="003351A3">
        <w:rPr>
          <w:rFonts w:ascii="Times New Roman" w:hAnsi="Times New Roman"/>
        </w:rPr>
        <w:t xml:space="preserve"> </w:t>
      </w:r>
      <w:r w:rsidRPr="003351A3">
        <w:rPr>
          <w:rFonts w:ascii="Times New Roman" w:hAnsi="Times New Roman"/>
        </w:rPr>
        <w:t>relative abundance of land but volatile water resources</w:t>
      </w:r>
      <w:ins w:id="226" w:author="Author">
        <w:r w:rsidR="00EA7FB8" w:rsidRPr="00EA7FB8">
          <w:rPr>
            <w:rFonts w:ascii="Times New Roman" w:hAnsi="Times New Roman"/>
          </w:rPr>
          <w:t xml:space="preserve"> </w:t>
        </w:r>
        <w:r w:rsidR="00EA7FB8" w:rsidRPr="003351A3">
          <w:rPr>
            <w:rFonts w:ascii="Times New Roman" w:hAnsi="Times New Roman"/>
          </w:rPr>
          <w:t xml:space="preserve">of </w:t>
        </w:r>
        <w:r w:rsidR="00EA7FB8">
          <w:rPr>
            <w:rFonts w:ascii="Times New Roman" w:hAnsi="Times New Roman"/>
          </w:rPr>
          <w:t xml:space="preserve">the </w:t>
        </w:r>
        <w:r w:rsidR="00EA7FB8" w:rsidRPr="003351A3">
          <w:rPr>
            <w:rFonts w:ascii="Times New Roman" w:hAnsi="Times New Roman"/>
          </w:rPr>
          <w:t>ASAL regions of the Horn of Africa</w:t>
        </w:r>
      </w:ins>
      <w:r w:rsidRPr="003351A3">
        <w:rPr>
          <w:rFonts w:ascii="Times New Roman" w:hAnsi="Times New Roman"/>
        </w:rPr>
        <w:t xml:space="preserve">, the historical comparative advantage </w:t>
      </w:r>
      <w:ins w:id="227" w:author="Author">
        <w:r w:rsidR="00EA7FB8">
          <w:rPr>
            <w:rFonts w:ascii="Times New Roman" w:hAnsi="Times New Roman"/>
          </w:rPr>
          <w:lastRenderedPageBreak/>
          <w:t xml:space="preserve">of these areas </w:t>
        </w:r>
      </w:ins>
      <w:del w:id="228" w:author="Author">
        <w:r w:rsidRPr="003351A3" w:rsidDel="00EA7FB8">
          <w:rPr>
            <w:rFonts w:ascii="Times New Roman" w:hAnsi="Times New Roman"/>
          </w:rPr>
          <w:delText xml:space="preserve">of ASAL regions of the Horn of Africa </w:delText>
        </w:r>
      </w:del>
      <w:r w:rsidRPr="003351A3">
        <w:rPr>
          <w:rFonts w:ascii="Times New Roman" w:hAnsi="Times New Roman"/>
        </w:rPr>
        <w:t xml:space="preserve">is, of course, pastoralism. However, an important point to note is that comparative advantages can change over time as economies develop new characteristics or deliberately create </w:t>
      </w:r>
      <w:del w:id="229" w:author="Author">
        <w:r w:rsidRPr="003351A3" w:rsidDel="00EA7FB8">
          <w:rPr>
            <w:rFonts w:ascii="Times New Roman" w:hAnsi="Times New Roman"/>
          </w:rPr>
          <w:delText>new characteristics</w:delText>
        </w:r>
      </w:del>
      <w:ins w:id="230" w:author="Author">
        <w:r w:rsidR="00EA7FB8">
          <w:rPr>
            <w:rFonts w:ascii="Times New Roman" w:hAnsi="Times New Roman"/>
          </w:rPr>
          <w:t>them</w:t>
        </w:r>
      </w:ins>
      <w:r w:rsidRPr="003351A3">
        <w:rPr>
          <w:rFonts w:ascii="Times New Roman" w:hAnsi="Times New Roman"/>
        </w:rPr>
        <w:t>. These changes can result from positive interventions</w:t>
      </w:r>
      <w:r w:rsidR="00520EFF">
        <w:rPr>
          <w:rFonts w:ascii="Times New Roman" w:hAnsi="Times New Roman"/>
        </w:rPr>
        <w:t>—</w:t>
      </w:r>
      <w:r w:rsidRPr="003351A3">
        <w:rPr>
          <w:rFonts w:ascii="Times New Roman" w:hAnsi="Times New Roman"/>
        </w:rPr>
        <w:t xml:space="preserve">for example, more education in Asia gives </w:t>
      </w:r>
      <w:del w:id="231" w:author="Author">
        <w:r w:rsidRPr="003351A3" w:rsidDel="00EA7FB8">
          <w:rPr>
            <w:rFonts w:ascii="Times New Roman" w:hAnsi="Times New Roman"/>
          </w:rPr>
          <w:delText xml:space="preserve">these </w:delText>
        </w:r>
      </w:del>
      <w:ins w:id="232" w:author="Author">
        <w:r w:rsidR="00EA7FB8">
          <w:rPr>
            <w:rFonts w:ascii="Times New Roman" w:hAnsi="Times New Roman"/>
          </w:rPr>
          <w:t>Asian</w:t>
        </w:r>
        <w:r w:rsidR="00EA7FB8" w:rsidRPr="003351A3">
          <w:rPr>
            <w:rFonts w:ascii="Times New Roman" w:hAnsi="Times New Roman"/>
          </w:rPr>
          <w:t xml:space="preserve"> </w:t>
        </w:r>
      </w:ins>
      <w:r w:rsidRPr="003351A3">
        <w:rPr>
          <w:rFonts w:ascii="Times New Roman" w:hAnsi="Times New Roman"/>
        </w:rPr>
        <w:t>economies a comparative advantage in higher tech manufacturing and services</w:t>
      </w:r>
      <w:r w:rsidR="00520EFF">
        <w:rPr>
          <w:rFonts w:ascii="Times New Roman" w:hAnsi="Times New Roman"/>
        </w:rPr>
        <w:t>—</w:t>
      </w:r>
      <w:r w:rsidRPr="003351A3">
        <w:rPr>
          <w:rFonts w:ascii="Times New Roman" w:hAnsi="Times New Roman"/>
        </w:rPr>
        <w:t>as well as negative trends such as climate change or resource degradation. Thus a relevant question is whether pastoralism still has a comparative advantage. A second relevant question is how policies might favorably alter the economy so as to give the region comparative advantages outside pastoralism.</w:t>
      </w:r>
    </w:p>
    <w:p w:rsidR="00487F99" w:rsidRPr="003351A3" w:rsidRDefault="00487F99" w:rsidP="00487F99">
      <w:pPr>
        <w:tabs>
          <w:tab w:val="left" w:pos="1134"/>
          <w:tab w:val="left" w:pos="1701"/>
          <w:tab w:val="left" w:pos="2268"/>
        </w:tabs>
        <w:spacing w:after="120" w:line="240" w:lineRule="auto"/>
        <w:jc w:val="both"/>
        <w:rPr>
          <w:rFonts w:ascii="Times New Roman" w:hAnsi="Times New Roman"/>
        </w:rPr>
      </w:pPr>
      <w:r w:rsidRPr="003351A3">
        <w:rPr>
          <w:rFonts w:ascii="Times New Roman" w:hAnsi="Times New Roman"/>
        </w:rPr>
        <w:t>Another context-specific aspect of economic transformation in the Horn of Africa is vulnerability to shocks and stresses. The stresses engendered by population growth were acknowledged early on in the transformation literature, but vulnerability to shocks was largely ignored until recently. Vulnerability can be characterized as the probable extent to which people suffer deterioration of well-being, usually due to some specified shock or shocks. Th</w:t>
      </w:r>
      <w:r w:rsidR="00EA7FB8">
        <w:rPr>
          <w:rFonts w:ascii="Times New Roman" w:hAnsi="Times New Roman"/>
        </w:rPr>
        <w:t>is</w:t>
      </w:r>
      <w:r w:rsidRPr="003351A3">
        <w:rPr>
          <w:rFonts w:ascii="Times New Roman" w:hAnsi="Times New Roman"/>
        </w:rPr>
        <w:t xml:space="preserve"> definition has a number of implications. It makes vulnerability outcome</w:t>
      </w:r>
      <w:r w:rsidR="00EA7FB8">
        <w:rPr>
          <w:rFonts w:ascii="Times New Roman" w:hAnsi="Times New Roman"/>
        </w:rPr>
        <w:t xml:space="preserve"> </w:t>
      </w:r>
      <w:r w:rsidRPr="003351A3">
        <w:rPr>
          <w:rFonts w:ascii="Times New Roman" w:hAnsi="Times New Roman"/>
        </w:rPr>
        <w:t>based, with well-being (</w:t>
      </w:r>
      <w:r w:rsidRPr="003351A3">
        <w:rPr>
          <w:rFonts w:ascii="Times New Roman" w:hAnsi="Times New Roman"/>
          <w:bCs/>
        </w:rPr>
        <w:t>nutrition, education, health, rights</w:t>
      </w:r>
      <w:r w:rsidRPr="003351A3">
        <w:rPr>
          <w:rFonts w:ascii="Times New Roman" w:hAnsi="Times New Roman"/>
        </w:rPr>
        <w:t xml:space="preserve">) as the specific broad outcome of interest. It explicitly relates vulnerability to shocks and </w:t>
      </w:r>
      <w:r w:rsidR="00EA7FB8">
        <w:rPr>
          <w:rFonts w:ascii="Times New Roman" w:hAnsi="Times New Roman"/>
        </w:rPr>
        <w:t xml:space="preserve">the </w:t>
      </w:r>
      <w:r w:rsidRPr="003351A3">
        <w:rPr>
          <w:rFonts w:ascii="Times New Roman" w:hAnsi="Times New Roman"/>
        </w:rPr>
        <w:t>capac</w:t>
      </w:r>
      <w:r w:rsidRPr="003351A3">
        <w:rPr>
          <w:rFonts w:ascii="Times New Roman" w:hAnsi="Times New Roman"/>
          <w:bCs/>
        </w:rPr>
        <w:t xml:space="preserve">ity to withstand them. And it </w:t>
      </w:r>
      <w:r w:rsidRPr="003351A3">
        <w:rPr>
          <w:rFonts w:ascii="Times New Roman" w:hAnsi="Times New Roman"/>
        </w:rPr>
        <w:t>identifies vulnerability as an ex</w:t>
      </w:r>
      <w:r w:rsidR="00D9742B">
        <w:rPr>
          <w:rFonts w:ascii="Times New Roman" w:hAnsi="Times New Roman"/>
        </w:rPr>
        <w:t xml:space="preserve"> </w:t>
      </w:r>
      <w:r w:rsidRPr="003351A3">
        <w:rPr>
          <w:rFonts w:ascii="Times New Roman" w:hAnsi="Times New Roman"/>
        </w:rPr>
        <w:t xml:space="preserve">ante state rather </w:t>
      </w:r>
      <w:r w:rsidRPr="003351A3">
        <w:rPr>
          <w:rFonts w:ascii="Times New Roman" w:hAnsi="Times New Roman"/>
          <w:bCs/>
        </w:rPr>
        <w:t>tha</w:t>
      </w:r>
      <w:r w:rsidR="00D9742B">
        <w:rPr>
          <w:rFonts w:ascii="Times New Roman" w:hAnsi="Times New Roman"/>
          <w:bCs/>
        </w:rPr>
        <w:t>n</w:t>
      </w:r>
      <w:r w:rsidRPr="003351A3">
        <w:rPr>
          <w:rFonts w:ascii="Times New Roman" w:hAnsi="Times New Roman"/>
          <w:bCs/>
        </w:rPr>
        <w:t xml:space="preserve"> an ex</w:t>
      </w:r>
      <w:r w:rsidR="00D9742B">
        <w:rPr>
          <w:rFonts w:ascii="Times New Roman" w:hAnsi="Times New Roman"/>
          <w:bCs/>
        </w:rPr>
        <w:t xml:space="preserve"> </w:t>
      </w:r>
      <w:r w:rsidRPr="003351A3">
        <w:rPr>
          <w:rFonts w:ascii="Times New Roman" w:hAnsi="Times New Roman"/>
          <w:bCs/>
        </w:rPr>
        <w:t>post one. As such, it re</w:t>
      </w:r>
      <w:r w:rsidRPr="003351A3">
        <w:rPr>
          <w:rFonts w:ascii="Times New Roman" w:hAnsi="Times New Roman"/>
        </w:rPr>
        <w:t>cognizes that circumstances chang</w:t>
      </w:r>
      <w:r w:rsidRPr="003351A3">
        <w:rPr>
          <w:rFonts w:ascii="Times New Roman" w:hAnsi="Times New Roman"/>
          <w:bCs/>
        </w:rPr>
        <w:t>e and a</w:t>
      </w:r>
      <w:r w:rsidRPr="003351A3">
        <w:rPr>
          <w:rFonts w:ascii="Times New Roman" w:hAnsi="Times New Roman"/>
        </w:rPr>
        <w:t>gents are active</w:t>
      </w:r>
      <w:r w:rsidR="00D9742B">
        <w:rPr>
          <w:rFonts w:ascii="Times New Roman" w:hAnsi="Times New Roman"/>
        </w:rPr>
        <w:t>,</w:t>
      </w:r>
      <w:r w:rsidRPr="003351A3">
        <w:rPr>
          <w:rFonts w:ascii="Times New Roman" w:hAnsi="Times New Roman"/>
        </w:rPr>
        <w:t xml:space="preserve"> not passive. Given the contemporaneous and dynamic interrelationships among dimensions and determinants of well-being, the definition also acknowledges that vulnerability can appear as a cause, a symptom, or a </w:t>
      </w:r>
      <w:r w:rsidRPr="003351A3">
        <w:rPr>
          <w:rFonts w:ascii="Times New Roman" w:hAnsi="Times New Roman"/>
          <w:bCs/>
          <w:iCs/>
        </w:rPr>
        <w:t>component</w:t>
      </w:r>
      <w:r w:rsidRPr="003351A3">
        <w:rPr>
          <w:rFonts w:ascii="Times New Roman" w:hAnsi="Times New Roman"/>
        </w:rPr>
        <w:t xml:space="preserve"> of an undesirable outcome (or state). </w:t>
      </w:r>
    </w:p>
    <w:p w:rsidR="00487F99" w:rsidRPr="003351A3" w:rsidRDefault="00487F99" w:rsidP="00487F99">
      <w:pPr>
        <w:autoSpaceDE w:val="0"/>
        <w:autoSpaceDN w:val="0"/>
        <w:adjustRightInd w:val="0"/>
        <w:spacing w:after="120" w:line="240" w:lineRule="auto"/>
        <w:jc w:val="both"/>
        <w:rPr>
          <w:rFonts w:ascii="Times New Roman" w:hAnsi="Times New Roman"/>
          <w:bCs/>
        </w:rPr>
      </w:pPr>
      <w:r w:rsidRPr="003351A3">
        <w:rPr>
          <w:rFonts w:ascii="Times New Roman" w:hAnsi="Times New Roman"/>
        </w:rPr>
        <w:t>Measuring vulnerability and devising ways of reducing it are not straightforward</w:t>
      </w:r>
      <w:r w:rsidR="00D9742B">
        <w:rPr>
          <w:rFonts w:ascii="Times New Roman" w:hAnsi="Times New Roman"/>
        </w:rPr>
        <w:t>,</w:t>
      </w:r>
      <w:r w:rsidRPr="003351A3">
        <w:rPr>
          <w:rFonts w:ascii="Times New Roman" w:hAnsi="Times New Roman"/>
        </w:rPr>
        <w:t xml:space="preserve"> however. As a reflection of the difficulties and varied views, the growing recent literature in development discourse displays multiple characterizations, measurement techniques, and policy recommendations.</w:t>
      </w:r>
      <w:r w:rsidR="003351A3" w:rsidRPr="003351A3">
        <w:rPr>
          <w:rFonts w:ascii="Times New Roman" w:hAnsi="Times New Roman"/>
        </w:rPr>
        <w:t xml:space="preserve"> </w:t>
      </w:r>
    </w:p>
    <w:p w:rsidR="00487F99" w:rsidRPr="003351A3" w:rsidRDefault="00487F99">
      <w:pPr>
        <w:spacing w:after="120" w:line="240" w:lineRule="auto"/>
        <w:jc w:val="both"/>
        <w:rPr>
          <w:rFonts w:ascii="Times New Roman" w:hAnsi="Times New Roman"/>
        </w:rPr>
      </w:pPr>
      <w:r w:rsidRPr="003351A3">
        <w:rPr>
          <w:rFonts w:ascii="Times New Roman" w:hAnsi="Times New Roman"/>
        </w:rPr>
        <w:t>Neverth</w:t>
      </w:r>
      <w:r w:rsidR="00D9742B">
        <w:rPr>
          <w:rFonts w:ascii="Times New Roman" w:hAnsi="Times New Roman"/>
        </w:rPr>
        <w:t>e</w:t>
      </w:r>
      <w:r w:rsidRPr="003351A3">
        <w:rPr>
          <w:rFonts w:ascii="Times New Roman" w:hAnsi="Times New Roman"/>
        </w:rPr>
        <w:t xml:space="preserve">less, there is sufficient microeconomic evidence that shows that causality runs in both directions (see </w:t>
      </w:r>
      <w:commentRangeStart w:id="233"/>
      <w:r w:rsidRPr="003351A3">
        <w:rPr>
          <w:rFonts w:ascii="Times New Roman" w:hAnsi="Times New Roman"/>
        </w:rPr>
        <w:t>Dercon 2004</w:t>
      </w:r>
      <w:commentRangeEnd w:id="233"/>
      <w:r w:rsidR="00D9742B">
        <w:rPr>
          <w:rStyle w:val="CommentReference"/>
        </w:rPr>
        <w:commentReference w:id="233"/>
      </w:r>
      <w:r w:rsidRPr="003351A3">
        <w:rPr>
          <w:rFonts w:ascii="Times New Roman" w:hAnsi="Times New Roman"/>
        </w:rPr>
        <w:t xml:space="preserve">). </w:t>
      </w:r>
      <w:commentRangeStart w:id="234"/>
      <w:r w:rsidRPr="003351A3">
        <w:rPr>
          <w:rFonts w:ascii="Times New Roman" w:hAnsi="Times New Roman"/>
        </w:rPr>
        <w:t>For</w:t>
      </w:r>
      <w:commentRangeEnd w:id="234"/>
      <w:r w:rsidR="00E81796">
        <w:rPr>
          <w:rStyle w:val="CommentReference"/>
        </w:rPr>
        <w:commentReference w:id="234"/>
      </w:r>
      <w:r w:rsidRPr="003351A3">
        <w:rPr>
          <w:rFonts w:ascii="Times New Roman" w:hAnsi="Times New Roman"/>
        </w:rPr>
        <w:t xml:space="preserve"> example, when poor people are exposed to severe shocks they make investment decisions that are low </w:t>
      </w:r>
      <w:r w:rsidR="00D9742B">
        <w:rPr>
          <w:rFonts w:ascii="Times New Roman" w:hAnsi="Times New Roman"/>
        </w:rPr>
        <w:t xml:space="preserve">in </w:t>
      </w:r>
      <w:r w:rsidRPr="003351A3">
        <w:rPr>
          <w:rFonts w:ascii="Times New Roman" w:hAnsi="Times New Roman"/>
        </w:rPr>
        <w:t xml:space="preserve">risk but also low </w:t>
      </w:r>
      <w:r w:rsidR="00D9742B">
        <w:rPr>
          <w:rFonts w:ascii="Times New Roman" w:hAnsi="Times New Roman"/>
        </w:rPr>
        <w:t xml:space="preserve">in </w:t>
      </w:r>
      <w:r w:rsidRPr="003351A3">
        <w:rPr>
          <w:rFonts w:ascii="Times New Roman" w:hAnsi="Times New Roman"/>
        </w:rPr>
        <w:t xml:space="preserve">return. Major shocks can also lead to persistent loss of assets, as was </w:t>
      </w:r>
      <w:del w:id="235" w:author="Author">
        <w:r w:rsidRPr="003351A3" w:rsidDel="00D9742B">
          <w:rPr>
            <w:rFonts w:ascii="Times New Roman" w:hAnsi="Times New Roman"/>
          </w:rPr>
          <w:delText>the case</w:delText>
        </w:r>
      </w:del>
      <w:ins w:id="236" w:author="Author">
        <w:r w:rsidR="00D9742B">
          <w:rPr>
            <w:rFonts w:ascii="Times New Roman" w:hAnsi="Times New Roman"/>
          </w:rPr>
          <w:t>shown</w:t>
        </w:r>
      </w:ins>
      <w:r w:rsidRPr="003351A3">
        <w:rPr>
          <w:rFonts w:ascii="Times New Roman" w:hAnsi="Times New Roman"/>
        </w:rPr>
        <w:t xml:space="preserve"> in the previous section</w:t>
      </w:r>
      <w:r w:rsidR="00D9742B">
        <w:rPr>
          <w:rFonts w:ascii="Times New Roman" w:hAnsi="Times New Roman"/>
        </w:rPr>
        <w:t>,</w:t>
      </w:r>
      <w:r w:rsidRPr="003351A3">
        <w:rPr>
          <w:rFonts w:ascii="Times New Roman" w:hAnsi="Times New Roman"/>
        </w:rPr>
        <w:t xml:space="preserve"> where we cited evidence that droughts can permanently push households out of pastoralism. It is also well known that short bouts of malnutrition and bad health can have persistent effects on income. The recent literature on both social safety nets and farmer insurance also highlight</w:t>
      </w:r>
      <w:r w:rsidR="00C93524">
        <w:rPr>
          <w:rFonts w:ascii="Times New Roman" w:hAnsi="Times New Roman"/>
        </w:rPr>
        <w:t>s</w:t>
      </w:r>
      <w:r w:rsidRPr="003351A3">
        <w:rPr>
          <w:rFonts w:ascii="Times New Roman" w:hAnsi="Times New Roman"/>
        </w:rPr>
        <w:t xml:space="preserve"> some of the potential links between vulnerability and transformation processes. Hence, in environments that are extremely prone to shocks, the transformation from a vulnerable to a more resilient economy should be considered as a fifth transformation process that is desirable not only in its own right but also because resilience can contribute to other forms of transformation. This consideration also makes interventions aimed at the short</w:t>
      </w:r>
      <w:r w:rsidR="00D9742B">
        <w:rPr>
          <w:rFonts w:ascii="Times New Roman" w:hAnsi="Times New Roman"/>
        </w:rPr>
        <w:t>-</w:t>
      </w:r>
      <w:r w:rsidRPr="003351A3">
        <w:rPr>
          <w:rFonts w:ascii="Times New Roman" w:hAnsi="Times New Roman"/>
        </w:rPr>
        <w:t>run management of shocks more relevant to the long</w:t>
      </w:r>
      <w:r w:rsidR="00D9742B">
        <w:rPr>
          <w:rFonts w:ascii="Times New Roman" w:hAnsi="Times New Roman"/>
        </w:rPr>
        <w:t>-</w:t>
      </w:r>
      <w:r w:rsidRPr="003351A3">
        <w:rPr>
          <w:rFonts w:ascii="Times New Roman" w:hAnsi="Times New Roman"/>
        </w:rPr>
        <w:t>run questions of economic transformation. One can imagine that interventions that reduce the risks faced by pastoralists could encourage higher return investments. On the other hand, some drought management practices could inhibit transformation (</w:t>
      </w:r>
      <w:r w:rsidR="004933B4">
        <w:rPr>
          <w:rFonts w:ascii="Times New Roman" w:hAnsi="Times New Roman"/>
        </w:rPr>
        <w:t>for example,</w:t>
      </w:r>
      <w:r w:rsidRPr="003351A3">
        <w:rPr>
          <w:rFonts w:ascii="Times New Roman" w:hAnsi="Times New Roman"/>
        </w:rPr>
        <w:t xml:space="preserve"> livestock restocking programs could inhibit </w:t>
      </w:r>
      <w:proofErr w:type="spellStart"/>
      <w:r w:rsidRPr="003351A3">
        <w:rPr>
          <w:rFonts w:ascii="Times New Roman" w:hAnsi="Times New Roman"/>
        </w:rPr>
        <w:t>intersectoral</w:t>
      </w:r>
      <w:proofErr w:type="spellEnd"/>
      <w:r w:rsidRPr="003351A3">
        <w:rPr>
          <w:rFonts w:ascii="Times New Roman" w:hAnsi="Times New Roman"/>
        </w:rPr>
        <w:t xml:space="preserve"> movements of labor).</w:t>
      </w:r>
    </w:p>
    <w:p w:rsidR="00487F99" w:rsidRPr="003351A3" w:rsidRDefault="00487F99">
      <w:pPr>
        <w:spacing w:after="120" w:line="240" w:lineRule="auto"/>
        <w:jc w:val="both"/>
        <w:rPr>
          <w:rFonts w:ascii="Times New Roman" w:hAnsi="Times New Roman"/>
        </w:rPr>
      </w:pPr>
      <w:r w:rsidRPr="003351A3">
        <w:rPr>
          <w:rFonts w:ascii="Times New Roman" w:hAnsi="Times New Roman"/>
        </w:rPr>
        <w:t xml:space="preserve">With this broader transformation concept in mind, we then pose the two critical questions at the heart of this paper. </w:t>
      </w:r>
      <w:r w:rsidR="00E81796">
        <w:rPr>
          <w:rFonts w:ascii="Times New Roman" w:hAnsi="Times New Roman"/>
        </w:rPr>
        <w:t xml:space="preserve">These questions and the framework for answering these questions </w:t>
      </w:r>
      <w:proofErr w:type="gramStart"/>
      <w:r w:rsidR="00E81796">
        <w:rPr>
          <w:rFonts w:ascii="Times New Roman" w:hAnsi="Times New Roman"/>
        </w:rPr>
        <w:t>is</w:t>
      </w:r>
      <w:proofErr w:type="gramEnd"/>
      <w:r w:rsidR="00E81796">
        <w:rPr>
          <w:rFonts w:ascii="Times New Roman" w:hAnsi="Times New Roman"/>
        </w:rPr>
        <w:t xml:space="preserve"> described in Figure 3.1.</w:t>
      </w:r>
    </w:p>
    <w:p w:rsidR="00487F99" w:rsidRPr="003351A3" w:rsidRDefault="00487F99">
      <w:pPr>
        <w:spacing w:after="120" w:line="240" w:lineRule="auto"/>
        <w:jc w:val="both"/>
        <w:rPr>
          <w:rFonts w:ascii="Times New Roman" w:hAnsi="Times New Roman"/>
        </w:rPr>
      </w:pPr>
      <w:bookmarkStart w:id="237" w:name="_Toc307218404"/>
      <w:r w:rsidRPr="003351A3">
        <w:rPr>
          <w:rFonts w:ascii="Times New Roman" w:hAnsi="Times New Roman"/>
          <w:i/>
        </w:rPr>
        <w:t>First, where should policymakers allocate resources so as to achieve the best possible economic transformation?</w:t>
      </w:r>
      <w:r w:rsidRPr="003351A3">
        <w:rPr>
          <w:rFonts w:ascii="Times New Roman" w:hAnsi="Times New Roman"/>
        </w:rPr>
        <w:t xml:space="preserve"> Answers to this question depend on many factors. How many </w:t>
      </w:r>
      <w:r w:rsidRPr="00DA0F58">
        <w:rPr>
          <w:rFonts w:ascii="Times New Roman" w:hAnsi="Times New Roman"/>
          <w:i/>
        </w:rPr>
        <w:t>viable</w:t>
      </w:r>
      <w:r w:rsidRPr="003351A3">
        <w:rPr>
          <w:rFonts w:ascii="Times New Roman" w:hAnsi="Times New Roman"/>
        </w:rPr>
        <w:t xml:space="preserve"> new livelihoods can be created outside of pastoralism? How many can be sustained within pastoralism given minimum herd sizes discussed above? Answers to these questions in turn depend on variables such as population growth, trends and endowments in grazing land and water access, irrigation potential, and more flexible parameters such as migration and urbanization rates. We think of this question as relating not to either</w:t>
      </w:r>
      <w:r w:rsidR="00C93524">
        <w:rPr>
          <w:rFonts w:ascii="Times New Roman" w:hAnsi="Times New Roman"/>
        </w:rPr>
        <w:t>-</w:t>
      </w:r>
      <w:r w:rsidRPr="003351A3">
        <w:rPr>
          <w:rFonts w:ascii="Times New Roman" w:hAnsi="Times New Roman"/>
        </w:rPr>
        <w:t xml:space="preserve">or answers, but to getting the right mix of policy efforts across sectors. So in some sense the question is to what extent policy efforts </w:t>
      </w:r>
      <w:r w:rsidR="00D9742B" w:rsidRPr="003351A3">
        <w:rPr>
          <w:rFonts w:ascii="Times New Roman" w:hAnsi="Times New Roman"/>
        </w:rPr>
        <w:t xml:space="preserve">should </w:t>
      </w:r>
      <w:r w:rsidRPr="003351A3">
        <w:rPr>
          <w:rFonts w:ascii="Times New Roman" w:hAnsi="Times New Roman"/>
        </w:rPr>
        <w:t>focus on pastoralism rather than other sectors.</w:t>
      </w:r>
    </w:p>
    <w:p w:rsidR="00487F99" w:rsidRPr="003351A3" w:rsidRDefault="00487F99">
      <w:pPr>
        <w:pStyle w:val="Caption"/>
        <w:jc w:val="both"/>
        <w:rPr>
          <w:rFonts w:ascii="Times New Roman" w:hAnsi="Times New Roman"/>
        </w:rPr>
      </w:pPr>
      <w:r w:rsidRPr="003351A3">
        <w:rPr>
          <w:rFonts w:ascii="Times New Roman" w:hAnsi="Times New Roman"/>
          <w:b w:val="0"/>
          <w:i/>
          <w:color w:val="auto"/>
          <w:sz w:val="22"/>
          <w:szCs w:val="22"/>
        </w:rPr>
        <w:lastRenderedPageBreak/>
        <w:t>Second, how can invest</w:t>
      </w:r>
      <w:ins w:id="238" w:author="Author">
        <w:r w:rsidR="00D9742B">
          <w:rPr>
            <w:rFonts w:ascii="Times New Roman" w:hAnsi="Times New Roman"/>
            <w:b w:val="0"/>
            <w:i/>
            <w:color w:val="auto"/>
            <w:sz w:val="22"/>
            <w:szCs w:val="22"/>
          </w:rPr>
          <w:t>ment</w:t>
        </w:r>
      </w:ins>
      <w:r w:rsidRPr="003351A3">
        <w:rPr>
          <w:rFonts w:ascii="Times New Roman" w:hAnsi="Times New Roman"/>
          <w:b w:val="0"/>
          <w:i/>
          <w:color w:val="auto"/>
          <w:sz w:val="22"/>
          <w:szCs w:val="22"/>
        </w:rPr>
        <w:t xml:space="preserve">s </w:t>
      </w:r>
      <w:proofErr w:type="gramStart"/>
      <w:r w:rsidRPr="003351A3">
        <w:rPr>
          <w:rFonts w:ascii="Times New Roman" w:hAnsi="Times New Roman"/>
          <w:b w:val="0"/>
          <w:i/>
          <w:color w:val="auto"/>
          <w:sz w:val="22"/>
          <w:szCs w:val="22"/>
        </w:rPr>
        <w:t>be</w:t>
      </w:r>
      <w:proofErr w:type="gramEnd"/>
      <w:r w:rsidRPr="003351A3">
        <w:rPr>
          <w:rFonts w:ascii="Times New Roman" w:hAnsi="Times New Roman"/>
          <w:b w:val="0"/>
          <w:i/>
          <w:color w:val="auto"/>
          <w:sz w:val="22"/>
          <w:szCs w:val="22"/>
        </w:rPr>
        <w:t xml:space="preserve"> made so as to achieve maximum efficacy?</w:t>
      </w:r>
      <w:r w:rsidRPr="003351A3">
        <w:rPr>
          <w:rFonts w:ascii="Times New Roman" w:hAnsi="Times New Roman"/>
          <w:b w:val="0"/>
          <w:color w:val="auto"/>
          <w:sz w:val="22"/>
          <w:szCs w:val="22"/>
        </w:rPr>
        <w:t xml:space="preserve"> In Section 2 we alluded to some very specific problems pertaining to investment and service delivery in pastoralist areas, particularly low population density, mobile households, and low degrees of integration within formal political systems. These characteristics present a major challenge for designing cost-effective interventions in these regions, with the exception of urban service delivery. Hence one challenge to efforts to diversi</w:t>
      </w:r>
      <w:ins w:id="239" w:author="Author">
        <w:r w:rsidR="00D9742B">
          <w:rPr>
            <w:rFonts w:ascii="Times New Roman" w:hAnsi="Times New Roman"/>
            <w:b w:val="0"/>
            <w:color w:val="auto"/>
            <w:sz w:val="22"/>
            <w:szCs w:val="22"/>
          </w:rPr>
          <w:t>f</w:t>
        </w:r>
      </w:ins>
      <w:del w:id="240" w:author="Author">
        <w:r w:rsidRPr="003351A3" w:rsidDel="00D9742B">
          <w:rPr>
            <w:rFonts w:ascii="Times New Roman" w:hAnsi="Times New Roman"/>
            <w:b w:val="0"/>
            <w:color w:val="auto"/>
            <w:sz w:val="22"/>
            <w:szCs w:val="22"/>
          </w:rPr>
          <w:delText>t</w:delText>
        </w:r>
      </w:del>
      <w:r w:rsidRPr="003351A3">
        <w:rPr>
          <w:rFonts w:ascii="Times New Roman" w:hAnsi="Times New Roman"/>
          <w:b w:val="0"/>
          <w:color w:val="auto"/>
          <w:sz w:val="22"/>
          <w:szCs w:val="22"/>
        </w:rPr>
        <w:t>y or commercialize the pastoralist economy is overcoming the twin constraints of geographic</w:t>
      </w:r>
      <w:del w:id="241" w:author="Author">
        <w:r w:rsidRPr="003351A3" w:rsidDel="00056D34">
          <w:rPr>
            <w:rFonts w:ascii="Times New Roman" w:hAnsi="Times New Roman"/>
            <w:b w:val="0"/>
            <w:color w:val="auto"/>
            <w:sz w:val="22"/>
            <w:szCs w:val="22"/>
          </w:rPr>
          <w:delText>al</w:delText>
        </w:r>
      </w:del>
      <w:r w:rsidRPr="003351A3">
        <w:rPr>
          <w:rFonts w:ascii="Times New Roman" w:hAnsi="Times New Roman"/>
          <w:b w:val="0"/>
          <w:color w:val="auto"/>
          <w:sz w:val="22"/>
          <w:szCs w:val="22"/>
        </w:rPr>
        <w:t xml:space="preserve"> and political isolation.</w:t>
      </w:r>
    </w:p>
    <w:p w:rsidR="00487F99" w:rsidRPr="003351A3" w:rsidRDefault="00487F99" w:rsidP="00991AEA">
      <w:pPr>
        <w:pStyle w:val="Caption"/>
        <w:jc w:val="both"/>
        <w:rPr>
          <w:rFonts w:ascii="Times New Roman" w:hAnsi="Times New Roman"/>
          <w:color w:val="auto"/>
          <w:sz w:val="24"/>
          <w:szCs w:val="24"/>
        </w:rPr>
        <w:sectPr w:rsidR="00487F99" w:rsidRPr="003351A3" w:rsidSect="002F26EA">
          <w:headerReference w:type="even" r:id="rId20"/>
          <w:headerReference w:type="default" r:id="rId21"/>
          <w:footerReference w:type="even" r:id="rId22"/>
          <w:footerReference w:type="default" r:id="rId23"/>
          <w:headerReference w:type="first" r:id="rId24"/>
          <w:footerReference w:type="first" r:id="rId25"/>
          <w:type w:val="continuous"/>
          <w:pgSz w:w="12240" w:h="15840" w:code="1"/>
          <w:pgMar w:top="1440" w:right="1440" w:bottom="1440" w:left="1440" w:header="720" w:footer="720" w:gutter="0"/>
          <w:cols w:space="720"/>
          <w:docGrid w:linePitch="360"/>
        </w:sectPr>
      </w:pPr>
    </w:p>
    <w:p w:rsidR="00487F99" w:rsidRPr="003351A3" w:rsidRDefault="00487F99" w:rsidP="00475E23">
      <w:pPr>
        <w:pStyle w:val="Caption"/>
        <w:rPr>
          <w:rFonts w:ascii="Times New Roman" w:hAnsi="Times New Roman"/>
          <w:color w:val="auto"/>
          <w:sz w:val="22"/>
          <w:szCs w:val="22"/>
        </w:rPr>
      </w:pPr>
      <w:bookmarkStart w:id="242" w:name="_Toc308443605"/>
      <w:commentRangeStart w:id="243"/>
      <w:r w:rsidRPr="003351A3">
        <w:rPr>
          <w:rFonts w:ascii="Times New Roman" w:hAnsi="Times New Roman"/>
          <w:color w:val="auto"/>
          <w:sz w:val="22"/>
          <w:szCs w:val="22"/>
        </w:rPr>
        <w:lastRenderedPageBreak/>
        <w:t xml:space="preserve">Figure </w:t>
      </w:r>
      <w:commentRangeEnd w:id="243"/>
      <w:r w:rsidR="00056D34">
        <w:rPr>
          <w:rStyle w:val="CommentReference"/>
          <w:b w:val="0"/>
          <w:bCs w:val="0"/>
          <w:color w:val="auto"/>
        </w:rPr>
        <w:commentReference w:id="243"/>
      </w:r>
      <w:del w:id="244"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Figure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6</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w:delText>
        </w:r>
      </w:del>
      <w:ins w:id="245" w:author="Author">
        <w:r w:rsidR="00520EFF">
          <w:rPr>
            <w:rFonts w:ascii="Times New Roman" w:hAnsi="Times New Roman"/>
            <w:color w:val="auto"/>
            <w:sz w:val="22"/>
            <w:szCs w:val="22"/>
          </w:rPr>
          <w:t>3.1—</w:t>
        </w:r>
      </w:ins>
      <w:proofErr w:type="gramStart"/>
      <w:r w:rsidRPr="003351A3">
        <w:rPr>
          <w:rFonts w:ascii="Times New Roman" w:hAnsi="Times New Roman"/>
          <w:color w:val="auto"/>
          <w:sz w:val="22"/>
          <w:szCs w:val="22"/>
        </w:rPr>
        <w:t>Transforming</w:t>
      </w:r>
      <w:proofErr w:type="gramEnd"/>
      <w:r w:rsidRPr="003351A3">
        <w:rPr>
          <w:rFonts w:ascii="Times New Roman" w:hAnsi="Times New Roman"/>
          <w:color w:val="auto"/>
          <w:sz w:val="22"/>
          <w:szCs w:val="22"/>
        </w:rPr>
        <w:t xml:space="preserve"> the </w:t>
      </w:r>
      <w:r w:rsidR="00520EFF">
        <w:rPr>
          <w:rFonts w:ascii="Times New Roman" w:hAnsi="Times New Roman"/>
          <w:color w:val="auto"/>
          <w:sz w:val="22"/>
          <w:szCs w:val="22"/>
        </w:rPr>
        <w:t>a</w:t>
      </w:r>
      <w:r w:rsidRPr="003351A3">
        <w:rPr>
          <w:rFonts w:ascii="Times New Roman" w:hAnsi="Times New Roman"/>
          <w:color w:val="auto"/>
          <w:sz w:val="22"/>
          <w:szCs w:val="22"/>
        </w:rPr>
        <w:t xml:space="preserve">rid and </w:t>
      </w:r>
      <w:r w:rsidR="00520EFF">
        <w:rPr>
          <w:rFonts w:ascii="Times New Roman" w:hAnsi="Times New Roman"/>
          <w:color w:val="auto"/>
          <w:sz w:val="22"/>
          <w:szCs w:val="22"/>
        </w:rPr>
        <w:t>s</w:t>
      </w:r>
      <w:r w:rsidRPr="003351A3">
        <w:rPr>
          <w:rFonts w:ascii="Times New Roman" w:hAnsi="Times New Roman"/>
          <w:color w:val="auto"/>
          <w:sz w:val="22"/>
          <w:szCs w:val="22"/>
        </w:rPr>
        <w:t>emi</w:t>
      </w:r>
      <w:r w:rsidR="00520EFF">
        <w:rPr>
          <w:rFonts w:ascii="Times New Roman" w:hAnsi="Times New Roman"/>
          <w:color w:val="auto"/>
          <w:sz w:val="22"/>
          <w:szCs w:val="22"/>
        </w:rPr>
        <w:t>a</w:t>
      </w:r>
      <w:r w:rsidRPr="003351A3">
        <w:rPr>
          <w:rFonts w:ascii="Times New Roman" w:hAnsi="Times New Roman"/>
          <w:color w:val="auto"/>
          <w:sz w:val="22"/>
          <w:szCs w:val="22"/>
        </w:rPr>
        <w:t>r</w:t>
      </w:r>
      <w:r w:rsidR="00520EFF">
        <w:rPr>
          <w:rFonts w:ascii="Times New Roman" w:hAnsi="Times New Roman"/>
          <w:color w:val="auto"/>
          <w:sz w:val="22"/>
          <w:szCs w:val="22"/>
        </w:rPr>
        <w:t>i</w:t>
      </w:r>
      <w:r w:rsidRPr="003351A3">
        <w:rPr>
          <w:rFonts w:ascii="Times New Roman" w:hAnsi="Times New Roman"/>
          <w:color w:val="auto"/>
          <w:sz w:val="22"/>
          <w:szCs w:val="22"/>
        </w:rPr>
        <w:t xml:space="preserve">d </w:t>
      </w:r>
      <w:r w:rsidR="00520EFF">
        <w:rPr>
          <w:rFonts w:ascii="Times New Roman" w:hAnsi="Times New Roman"/>
          <w:color w:val="auto"/>
          <w:sz w:val="22"/>
          <w:szCs w:val="22"/>
        </w:rPr>
        <w:t>l</w:t>
      </w:r>
      <w:r w:rsidRPr="003351A3">
        <w:rPr>
          <w:rFonts w:ascii="Times New Roman" w:hAnsi="Times New Roman"/>
          <w:color w:val="auto"/>
          <w:sz w:val="22"/>
          <w:szCs w:val="22"/>
        </w:rPr>
        <w:t xml:space="preserve">owlands of the Horn of Africa: </w:t>
      </w:r>
      <w:r w:rsidR="00520EFF">
        <w:rPr>
          <w:rFonts w:ascii="Times New Roman" w:hAnsi="Times New Roman"/>
          <w:color w:val="auto"/>
          <w:sz w:val="22"/>
          <w:szCs w:val="22"/>
        </w:rPr>
        <w:t>W</w:t>
      </w:r>
      <w:r w:rsidRPr="003351A3">
        <w:rPr>
          <w:rFonts w:ascii="Times New Roman" w:hAnsi="Times New Roman"/>
          <w:color w:val="auto"/>
          <w:sz w:val="22"/>
          <w:szCs w:val="22"/>
        </w:rPr>
        <w:t xml:space="preserve">here are the knowledge </w:t>
      </w:r>
      <w:commentRangeStart w:id="246"/>
      <w:r w:rsidRPr="003351A3">
        <w:rPr>
          <w:rFonts w:ascii="Times New Roman" w:hAnsi="Times New Roman"/>
          <w:color w:val="auto"/>
          <w:sz w:val="22"/>
          <w:szCs w:val="22"/>
        </w:rPr>
        <w:t>gaps</w:t>
      </w:r>
      <w:commentRangeEnd w:id="246"/>
      <w:r w:rsidR="00E81796">
        <w:rPr>
          <w:rStyle w:val="CommentReference"/>
          <w:b w:val="0"/>
          <w:bCs w:val="0"/>
          <w:color w:val="auto"/>
        </w:rPr>
        <w:commentReference w:id="246"/>
      </w:r>
      <w:r w:rsidRPr="003351A3">
        <w:rPr>
          <w:rFonts w:ascii="Times New Roman" w:hAnsi="Times New Roman"/>
          <w:color w:val="auto"/>
          <w:sz w:val="22"/>
          <w:szCs w:val="22"/>
        </w:rPr>
        <w:t>?</w:t>
      </w:r>
      <w:bookmarkEnd w:id="237"/>
      <w:bookmarkEnd w:id="242"/>
      <w:r w:rsidRPr="003351A3">
        <w:rPr>
          <w:rFonts w:ascii="Times New Roman" w:hAnsi="Times New Roman"/>
          <w:color w:val="auto"/>
          <w:sz w:val="22"/>
          <w:szCs w:val="22"/>
        </w:rPr>
        <w:t xml:space="preserve"> </w:t>
      </w:r>
    </w:p>
    <w:p w:rsidR="00487F99" w:rsidRPr="003351A3" w:rsidRDefault="000D1CDC" w:rsidP="009C0C69">
      <w:pPr>
        <w:spacing w:after="120" w:line="240" w:lineRule="auto"/>
        <w:rPr>
          <w:rFonts w:ascii="Times New Roman" w:hAnsi="Times New Roman"/>
          <w:b/>
          <w:sz w:val="24"/>
          <w:szCs w:val="24"/>
        </w:rPr>
        <w:sectPr w:rsidR="00487F99" w:rsidRPr="003351A3" w:rsidSect="002F26EA">
          <w:type w:val="continuous"/>
          <w:pgSz w:w="12240" w:h="15840" w:code="1"/>
          <w:pgMar w:top="1440" w:right="1440" w:bottom="1440" w:left="1440" w:header="720" w:footer="720" w:gutter="0"/>
          <w:cols w:space="720"/>
          <w:docGrid w:linePitch="360"/>
        </w:sectPr>
      </w:pPr>
      <w:r>
        <w:rPr>
          <w:rFonts w:ascii="Times New Roman" w:hAnsi="Times New Roman"/>
          <w:b/>
          <w:noProof/>
          <w:sz w:val="24"/>
          <w:szCs w:val="24"/>
        </w:rPr>
        <mc:AlternateContent>
          <mc:Choice Requires="wpc">
            <w:drawing>
              <wp:inline distT="0" distB="0" distL="0" distR="0">
                <wp:extent cx="8039735" cy="5502275"/>
                <wp:effectExtent l="0" t="13970" r="8890" b="8255"/>
                <wp:docPr id="58" name="Canvas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 name="AutoShape 10"/>
                        <wps:cNvCnPr/>
                        <wps:spPr bwMode="auto">
                          <a:xfrm flipV="1">
                            <a:off x="5398724" y="1858625"/>
                            <a:ext cx="1300" cy="72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1"/>
                        <wps:cNvCnPr/>
                        <wps:spPr bwMode="auto">
                          <a:xfrm flipV="1">
                            <a:off x="7450432" y="3214344"/>
                            <a:ext cx="600" cy="9709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2"/>
                        <wps:cNvCnPr/>
                        <wps:spPr bwMode="auto">
                          <a:xfrm flipH="1" flipV="1">
                            <a:off x="2926013" y="3446147"/>
                            <a:ext cx="7700" cy="664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3"/>
                        <wps:cNvCnPr/>
                        <wps:spPr bwMode="auto">
                          <a:xfrm flipV="1">
                            <a:off x="5398724" y="3446147"/>
                            <a:ext cx="700" cy="9322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Text Box 14"/>
                        <wps:cNvSpPr txBox="1">
                          <a:spLocks noChangeArrowheads="1"/>
                        </wps:cNvSpPr>
                        <wps:spPr bwMode="auto">
                          <a:xfrm>
                            <a:off x="87600" y="0"/>
                            <a:ext cx="424202" cy="2139929"/>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rPr>
                                  <w:sz w:val="28"/>
                                  <w:szCs w:val="28"/>
                                </w:rPr>
                              </w:pPr>
                              <w:r w:rsidRPr="008B5981">
                                <w:rPr>
                                  <w:sz w:val="28"/>
                                  <w:szCs w:val="28"/>
                                </w:rPr>
                                <w:t>Where to invest?</w:t>
                              </w:r>
                            </w:p>
                          </w:txbxContent>
                        </wps:txbx>
                        <wps:bodyPr rot="0" vert="vert270" wrap="square" lIns="91440" tIns="45720" rIns="91440" bIns="45720" anchor="t" anchorCtr="0" upright="1">
                          <a:noAutofit/>
                        </wps:bodyPr>
                      </wps:wsp>
                      <wps:wsp>
                        <wps:cNvPr id="19" name="Text Box 15"/>
                        <wps:cNvSpPr txBox="1">
                          <a:spLocks noChangeArrowheads="1"/>
                        </wps:cNvSpPr>
                        <wps:spPr bwMode="auto">
                          <a:xfrm>
                            <a:off x="6901830" y="1388119"/>
                            <a:ext cx="1094705" cy="460306"/>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 xml:space="preserve">Diversification: crops? </w:t>
                              </w:r>
                            </w:p>
                          </w:txbxContent>
                        </wps:txbx>
                        <wps:bodyPr rot="0" vert="horz" wrap="square" lIns="91440" tIns="45720" rIns="91440" bIns="45720" anchor="t" anchorCtr="0" upright="1">
                          <a:noAutofit/>
                        </wps:bodyPr>
                      </wps:wsp>
                      <wps:wsp>
                        <wps:cNvPr id="20" name="Text Box 16"/>
                        <wps:cNvSpPr txBox="1">
                          <a:spLocks noChangeArrowheads="1"/>
                        </wps:cNvSpPr>
                        <wps:spPr bwMode="auto">
                          <a:xfrm>
                            <a:off x="2392010" y="502907"/>
                            <a:ext cx="1082705" cy="362605"/>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Livestock?</w:t>
                              </w:r>
                              <w:proofErr w:type="gramEnd"/>
                            </w:p>
                          </w:txbxContent>
                        </wps:txbx>
                        <wps:bodyPr rot="0" vert="horz" wrap="square" lIns="91440" tIns="45720" rIns="91440" bIns="45720" anchor="t" anchorCtr="0" upright="1">
                          <a:noAutofit/>
                        </wps:bodyPr>
                      </wps:wsp>
                      <wps:wsp>
                        <wps:cNvPr id="21" name="Text Box 17"/>
                        <wps:cNvSpPr txBox="1">
                          <a:spLocks noChangeArrowheads="1"/>
                        </wps:cNvSpPr>
                        <wps:spPr bwMode="auto">
                          <a:xfrm>
                            <a:off x="4829821" y="502907"/>
                            <a:ext cx="1131505" cy="361305"/>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spellStart"/>
                              <w:proofErr w:type="gramStart"/>
                              <w:r>
                                <w:t>Non</w:t>
                              </w:r>
                              <w:del w:id="247" w:author="Author">
                                <w:r w:rsidDel="00056D34">
                                  <w:delText>-</w:delText>
                                </w:r>
                              </w:del>
                              <w:r>
                                <w:t>livestock</w:t>
                              </w:r>
                              <w:proofErr w:type="spellEnd"/>
                              <w:r>
                                <w:t>?</w:t>
                              </w:r>
                              <w:proofErr w:type="gramEnd"/>
                            </w:p>
                          </w:txbxContent>
                        </wps:txbx>
                        <wps:bodyPr rot="0" vert="horz" wrap="square" lIns="91440" tIns="45720" rIns="91440" bIns="45720" anchor="t" anchorCtr="0" upright="1">
                          <a:noAutofit/>
                        </wps:bodyPr>
                      </wps:wsp>
                      <wps:wsp>
                        <wps:cNvPr id="22" name="Text Box 18"/>
                        <wps:cNvSpPr txBox="1">
                          <a:spLocks noChangeArrowheads="1"/>
                        </wps:cNvSpPr>
                        <wps:spPr bwMode="auto">
                          <a:xfrm>
                            <a:off x="4509720" y="1387419"/>
                            <a:ext cx="1770408" cy="460406"/>
                          </a:xfrm>
                          <a:prstGeom prst="rect">
                            <a:avLst/>
                          </a:prstGeom>
                          <a:solidFill>
                            <a:srgbClr val="FFFFFF"/>
                          </a:solidFill>
                          <a:ln w="9525">
                            <a:solidFill>
                              <a:srgbClr val="000000"/>
                            </a:solidFill>
                            <a:miter lim="800000"/>
                            <a:headEnd/>
                            <a:tailEnd/>
                          </a:ln>
                        </wps:spPr>
                        <wps:txbx>
                          <w:txbxContent>
                            <w:p w:rsidR="008B33A2" w:rsidRDefault="008B33A2" w:rsidP="00B12E48">
                              <w:pPr>
                                <w:spacing w:after="0" w:line="240" w:lineRule="auto"/>
                                <w:jc w:val="center"/>
                              </w:pPr>
                              <w:r>
                                <w:t xml:space="preserve">Diversification: nonfarm? </w:t>
                              </w:r>
                            </w:p>
                            <w:p w:rsidR="008B33A2" w:rsidRDefault="008B33A2" w:rsidP="00B12E48">
                              <w:pPr>
                                <w:spacing w:after="0" w:line="240" w:lineRule="auto"/>
                                <w:jc w:val="center"/>
                              </w:pPr>
                              <w:r>
                                <w:t>(Rural, urban, migrat</w:t>
                              </w:r>
                              <w:ins w:id="248" w:author="Author">
                                <w:r>
                                  <w:t>ory</w:t>
                                </w:r>
                              </w:ins>
                              <w:del w:id="249" w:author="Author">
                                <w:r w:rsidDel="00056D34">
                                  <w:delText>ion</w:delText>
                                </w:r>
                              </w:del>
                              <w:r>
                                <w:t>)</w:t>
                              </w:r>
                            </w:p>
                          </w:txbxContent>
                        </wps:txbx>
                        <wps:bodyPr rot="0" vert="horz" wrap="square" lIns="91440" tIns="45720" rIns="91440" bIns="45720" anchor="t" anchorCtr="0" upright="1">
                          <a:noAutofit/>
                        </wps:bodyPr>
                      </wps:wsp>
                      <wps:wsp>
                        <wps:cNvPr id="23" name="Text Box 19"/>
                        <wps:cNvSpPr txBox="1">
                          <a:spLocks noChangeArrowheads="1"/>
                        </wps:cNvSpPr>
                        <wps:spPr bwMode="auto">
                          <a:xfrm>
                            <a:off x="1905608" y="1386819"/>
                            <a:ext cx="2047909" cy="461006"/>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Commercialization of pastoralist livestock sector?</w:t>
                              </w:r>
                              <w:proofErr w:type="gramEnd"/>
                            </w:p>
                          </w:txbxContent>
                        </wps:txbx>
                        <wps:bodyPr rot="0" vert="horz" wrap="square" lIns="91440" tIns="45720" rIns="91440" bIns="45720" anchor="t" anchorCtr="0" upright="1">
                          <a:noAutofit/>
                        </wps:bodyPr>
                      </wps:wsp>
                      <wps:wsp>
                        <wps:cNvPr id="24" name="Text Box 20"/>
                        <wps:cNvSpPr txBox="1">
                          <a:spLocks noChangeArrowheads="1"/>
                        </wps:cNvSpPr>
                        <wps:spPr bwMode="auto">
                          <a:xfrm>
                            <a:off x="511802" y="1097915"/>
                            <a:ext cx="954404" cy="1042014"/>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rPr>
                                  <w:sz w:val="20"/>
                                  <w:szCs w:val="20"/>
                                </w:rPr>
                              </w:pPr>
                              <w:r>
                                <w:rPr>
                                  <w:sz w:val="20"/>
                                  <w:szCs w:val="20"/>
                                </w:rPr>
                                <w:t>What is the c</w:t>
                              </w:r>
                              <w:r w:rsidRPr="008B5981">
                                <w:rPr>
                                  <w:sz w:val="20"/>
                                  <w:szCs w:val="20"/>
                                </w:rPr>
                                <w:t xml:space="preserve">arrying capacity of </w:t>
                              </w:r>
                              <w:r>
                                <w:rPr>
                                  <w:sz w:val="20"/>
                                  <w:szCs w:val="20"/>
                                </w:rPr>
                                <w:t xml:space="preserve">the region’s </w:t>
                              </w:r>
                              <w:r w:rsidRPr="008B5981">
                                <w:rPr>
                                  <w:sz w:val="20"/>
                                  <w:szCs w:val="20"/>
                                </w:rPr>
                                <w:t xml:space="preserve">land </w:t>
                              </w:r>
                              <w:r>
                                <w:rPr>
                                  <w:sz w:val="20"/>
                                  <w:szCs w:val="20"/>
                                </w:rPr>
                                <w:t>&amp;</w:t>
                              </w:r>
                              <w:r w:rsidRPr="008B5981">
                                <w:rPr>
                                  <w:sz w:val="20"/>
                                  <w:szCs w:val="20"/>
                                </w:rPr>
                                <w:t xml:space="preserve"> water resources</w:t>
                              </w:r>
                              <w:r>
                                <w:rPr>
                                  <w:sz w:val="20"/>
                                  <w:szCs w:val="20"/>
                                </w:rPr>
                                <w:t>?</w:t>
                              </w:r>
                            </w:p>
                          </w:txbxContent>
                        </wps:txbx>
                        <wps:bodyPr rot="0" vert="vert270" wrap="square" lIns="91440" tIns="45720" rIns="91440" bIns="45720" anchor="t" anchorCtr="0" upright="1">
                          <a:noAutofit/>
                        </wps:bodyPr>
                      </wps:wsp>
                      <wps:wsp>
                        <wps:cNvPr id="25" name="Text Box 21"/>
                        <wps:cNvSpPr txBox="1">
                          <a:spLocks noChangeArrowheads="1"/>
                        </wps:cNvSpPr>
                        <wps:spPr bwMode="auto">
                          <a:xfrm>
                            <a:off x="88200" y="2139929"/>
                            <a:ext cx="423602" cy="2999141"/>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rPr>
                                  <w:sz w:val="28"/>
                                  <w:szCs w:val="28"/>
                                </w:rPr>
                              </w:pPr>
                              <w:r w:rsidRPr="008B5981">
                                <w:rPr>
                                  <w:sz w:val="28"/>
                                  <w:szCs w:val="28"/>
                                </w:rPr>
                                <w:t>How to invest?</w:t>
                              </w:r>
                            </w:p>
                          </w:txbxContent>
                        </wps:txbx>
                        <wps:bodyPr rot="0" vert="vert270" wrap="square" lIns="91440" tIns="45720" rIns="91440" bIns="45720" anchor="t" anchorCtr="0" upright="1">
                          <a:noAutofit/>
                        </wps:bodyPr>
                      </wps:wsp>
                      <wps:wsp>
                        <wps:cNvPr id="26" name="Text Box 22"/>
                        <wps:cNvSpPr txBox="1">
                          <a:spLocks noChangeArrowheads="1"/>
                        </wps:cNvSpPr>
                        <wps:spPr bwMode="auto">
                          <a:xfrm>
                            <a:off x="3275914" y="0"/>
                            <a:ext cx="1741208" cy="262204"/>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Economic transformation</w:t>
                              </w:r>
                            </w:p>
                          </w:txbxContent>
                        </wps:txbx>
                        <wps:bodyPr rot="0" vert="horz" wrap="square" lIns="91440" tIns="45720" rIns="91440" bIns="45720" anchor="t" anchorCtr="0" upright="1">
                          <a:noAutofit/>
                        </wps:bodyPr>
                      </wps:wsp>
                      <wps:wsp>
                        <wps:cNvPr id="27" name="Text Box 23"/>
                        <wps:cNvSpPr txBox="1">
                          <a:spLocks noChangeArrowheads="1"/>
                        </wps:cNvSpPr>
                        <wps:spPr bwMode="auto">
                          <a:xfrm>
                            <a:off x="511802" y="0"/>
                            <a:ext cx="954404" cy="1097915"/>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rPr>
                                  <w:sz w:val="20"/>
                                  <w:szCs w:val="20"/>
                                </w:rPr>
                              </w:pPr>
                              <w:r>
                                <w:rPr>
                                  <w:sz w:val="20"/>
                                  <w:szCs w:val="20"/>
                                </w:rPr>
                                <w:t>Which livelihoods offer the best prospects for growth &amp; poverty reduction?</w:t>
                              </w:r>
                            </w:p>
                          </w:txbxContent>
                        </wps:txbx>
                        <wps:bodyPr rot="0" vert="vert270" wrap="square" lIns="91440" tIns="45720" rIns="91440" bIns="45720" anchor="t" anchorCtr="0" upright="1">
                          <a:noAutofit/>
                        </wps:bodyPr>
                      </wps:wsp>
                      <wps:wsp>
                        <wps:cNvPr id="28" name="Text Box 24"/>
                        <wps:cNvSpPr txBox="1">
                          <a:spLocks noChangeArrowheads="1"/>
                        </wps:cNvSpPr>
                        <wps:spPr bwMode="auto">
                          <a:xfrm>
                            <a:off x="511802" y="3700750"/>
                            <a:ext cx="954404" cy="1438320"/>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rPr>
                                  <w:sz w:val="20"/>
                                  <w:szCs w:val="20"/>
                                </w:rPr>
                              </w:pPr>
                              <w:r>
                                <w:rPr>
                                  <w:sz w:val="20"/>
                                  <w:szCs w:val="20"/>
                                </w:rPr>
                                <w:t>What innovations can improve service delivery for physically &amp; politically marginalized populations?</w:t>
                              </w:r>
                            </w:p>
                          </w:txbxContent>
                        </wps:txbx>
                        <wps:bodyPr rot="0" vert="vert270" wrap="square" lIns="91440" tIns="45720" rIns="91440" bIns="45720" anchor="t" anchorCtr="0" upright="1">
                          <a:noAutofit/>
                        </wps:bodyPr>
                      </wps:wsp>
                      <wps:wsp>
                        <wps:cNvPr id="29" name="Text Box 25"/>
                        <wps:cNvSpPr txBox="1">
                          <a:spLocks noChangeArrowheads="1"/>
                        </wps:cNvSpPr>
                        <wps:spPr bwMode="auto">
                          <a:xfrm>
                            <a:off x="511802" y="2139929"/>
                            <a:ext cx="954404" cy="1560821"/>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rPr>
                                  <w:sz w:val="20"/>
                                  <w:szCs w:val="20"/>
                                </w:rPr>
                              </w:pPr>
                              <w:r>
                                <w:rPr>
                                  <w:sz w:val="20"/>
                                  <w:szCs w:val="20"/>
                                </w:rPr>
                                <w:t>What are the most binding constraints? Where are there synergies or trade</w:t>
                              </w:r>
                              <w:ins w:id="250" w:author="Author">
                                <w:r>
                                  <w:rPr>
                                    <w:sz w:val="20"/>
                                    <w:szCs w:val="20"/>
                                  </w:rPr>
                                  <w:noBreakHyphen/>
                                </w:r>
                              </w:ins>
                              <w:r>
                                <w:rPr>
                                  <w:sz w:val="20"/>
                                  <w:szCs w:val="20"/>
                                </w:rPr>
                                <w:t>offs?</w:t>
                              </w:r>
                            </w:p>
                          </w:txbxContent>
                        </wps:txbx>
                        <wps:bodyPr rot="0" vert="vert270" wrap="square" lIns="91440" tIns="45720" rIns="91440" bIns="45720" anchor="t" anchorCtr="0" upright="1">
                          <a:noAutofit/>
                        </wps:bodyPr>
                      </wps:wsp>
                      <wps:wsp>
                        <wps:cNvPr id="30" name="Text Box 26"/>
                        <wps:cNvSpPr txBox="1">
                          <a:spLocks noChangeArrowheads="1"/>
                        </wps:cNvSpPr>
                        <wps:spPr bwMode="auto">
                          <a:xfrm>
                            <a:off x="1627507" y="3785252"/>
                            <a:ext cx="1696007" cy="1162016"/>
                          </a:xfrm>
                          <a:prstGeom prst="rect">
                            <a:avLst/>
                          </a:prstGeom>
                          <a:solidFill>
                            <a:srgbClr val="FFFFFF"/>
                          </a:solidFill>
                          <a:ln w="9525">
                            <a:solidFill>
                              <a:srgbClr val="000000"/>
                            </a:solidFill>
                            <a:miter lim="800000"/>
                            <a:headEnd/>
                            <a:tailEnd/>
                          </a:ln>
                        </wps:spPr>
                        <wps:txbx>
                          <w:txbxContent>
                            <w:p w:rsidR="008B33A2" w:rsidRDefault="008B33A2" w:rsidP="00B12E48">
                              <w:pPr>
                                <w:spacing w:after="0" w:line="240" w:lineRule="auto"/>
                                <w:jc w:val="center"/>
                              </w:pPr>
                              <w:r>
                                <w:t>Livestock clusters?</w:t>
                              </w:r>
                            </w:p>
                            <w:p w:rsidR="008B33A2" w:rsidRDefault="008B33A2" w:rsidP="00B12E48">
                              <w:pPr>
                                <w:spacing w:after="0" w:line="240" w:lineRule="auto"/>
                                <w:jc w:val="center"/>
                              </w:pPr>
                              <w:r>
                                <w:t xml:space="preserve"> (Strategically located towns with water, feed, vet services, social &amp; emergency services, input/output markets)</w:t>
                              </w:r>
                            </w:p>
                          </w:txbxContent>
                        </wps:txbx>
                        <wps:bodyPr rot="0" vert="horz" wrap="square" lIns="91440" tIns="45720" rIns="91440" bIns="45720" anchor="t" anchorCtr="0" upright="1">
                          <a:noAutofit/>
                        </wps:bodyPr>
                      </wps:wsp>
                      <wps:wsp>
                        <wps:cNvPr id="31" name="Text Box 27"/>
                        <wps:cNvSpPr txBox="1">
                          <a:spLocks noChangeArrowheads="1"/>
                        </wps:cNvSpPr>
                        <wps:spPr bwMode="auto">
                          <a:xfrm>
                            <a:off x="1905608" y="2813638"/>
                            <a:ext cx="1090305" cy="617908"/>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Emergency livestock interventions?</w:t>
                              </w:r>
                              <w:proofErr w:type="gramEnd"/>
                            </w:p>
                          </w:txbxContent>
                        </wps:txbx>
                        <wps:bodyPr rot="0" vert="horz" wrap="square" lIns="91440" tIns="45720" rIns="91440" bIns="45720" anchor="t" anchorCtr="0" upright="1">
                          <a:noAutofit/>
                        </wps:bodyPr>
                      </wps:wsp>
                      <wps:wsp>
                        <wps:cNvPr id="33" name="Text Box 28"/>
                        <wps:cNvSpPr txBox="1">
                          <a:spLocks noChangeArrowheads="1"/>
                        </wps:cNvSpPr>
                        <wps:spPr bwMode="auto">
                          <a:xfrm>
                            <a:off x="1905608" y="2326632"/>
                            <a:ext cx="1090305" cy="487007"/>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Technological intensification?</w:t>
                              </w:r>
                              <w:proofErr w:type="gramEnd"/>
                            </w:p>
                            <w:p w:rsidR="008B33A2" w:rsidRDefault="008B33A2" w:rsidP="00B12E48">
                              <w:pPr>
                                <w:spacing w:after="120" w:line="240" w:lineRule="auto"/>
                              </w:pPr>
                            </w:p>
                          </w:txbxContent>
                        </wps:txbx>
                        <wps:bodyPr rot="0" vert="horz" wrap="square" lIns="91440" tIns="45720" rIns="91440" bIns="45720" anchor="t" anchorCtr="0" upright="1">
                          <a:noAutofit/>
                        </wps:bodyPr>
                      </wps:wsp>
                      <wps:wsp>
                        <wps:cNvPr id="34" name="Text Box 29"/>
                        <wps:cNvSpPr txBox="1">
                          <a:spLocks noChangeArrowheads="1"/>
                        </wps:cNvSpPr>
                        <wps:spPr bwMode="auto">
                          <a:xfrm>
                            <a:off x="4518020" y="2832139"/>
                            <a:ext cx="877504" cy="616508"/>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Education, vocational training?</w:t>
                              </w:r>
                              <w:proofErr w:type="gramEnd"/>
                            </w:p>
                          </w:txbxContent>
                        </wps:txbx>
                        <wps:bodyPr rot="0" vert="horz" wrap="square" lIns="91440" tIns="45720" rIns="91440" bIns="45720" anchor="t" anchorCtr="0" upright="1">
                          <a:noAutofit/>
                        </wps:bodyPr>
                      </wps:wsp>
                      <wps:wsp>
                        <wps:cNvPr id="35" name="Text Box 30"/>
                        <wps:cNvSpPr txBox="1">
                          <a:spLocks noChangeArrowheads="1"/>
                        </wps:cNvSpPr>
                        <wps:spPr bwMode="auto">
                          <a:xfrm>
                            <a:off x="5398724" y="2813638"/>
                            <a:ext cx="905504" cy="635709"/>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Ecosystems management</w:t>
                              </w:r>
                            </w:p>
                          </w:txbxContent>
                        </wps:txbx>
                        <wps:bodyPr rot="0" vert="horz" wrap="square" lIns="45720" tIns="45720" rIns="45720" bIns="45720" anchor="t" anchorCtr="0" upright="1">
                          <a:noAutofit/>
                        </wps:bodyPr>
                      </wps:wsp>
                      <wps:wsp>
                        <wps:cNvPr id="36" name="Text Box 31"/>
                        <wps:cNvSpPr txBox="1">
                          <a:spLocks noChangeArrowheads="1"/>
                        </wps:cNvSpPr>
                        <wps:spPr bwMode="auto">
                          <a:xfrm>
                            <a:off x="6901830" y="2597735"/>
                            <a:ext cx="1094705" cy="616608"/>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Investments in irrigation &amp; market access?</w:t>
                              </w:r>
                              <w:proofErr w:type="gramEnd"/>
                            </w:p>
                          </w:txbxContent>
                        </wps:txbx>
                        <wps:bodyPr rot="0" vert="horz" wrap="square" lIns="91440" tIns="45720" rIns="91440" bIns="45720" anchor="t" anchorCtr="0" upright="1">
                          <a:noAutofit/>
                        </wps:bodyPr>
                      </wps:wsp>
                      <wps:wsp>
                        <wps:cNvPr id="37" name="Text Box 32"/>
                        <wps:cNvSpPr txBox="1">
                          <a:spLocks noChangeArrowheads="1"/>
                        </wps:cNvSpPr>
                        <wps:spPr bwMode="auto">
                          <a:xfrm>
                            <a:off x="4518020" y="3985254"/>
                            <a:ext cx="880704" cy="785511"/>
                          </a:xfrm>
                          <a:prstGeom prst="rect">
                            <a:avLst/>
                          </a:prstGeom>
                          <a:solidFill>
                            <a:srgbClr val="FFFFFF"/>
                          </a:solidFill>
                          <a:ln w="9525">
                            <a:solidFill>
                              <a:srgbClr val="000000"/>
                            </a:solidFill>
                            <a:miter lim="800000"/>
                            <a:headEnd/>
                            <a:tailEnd/>
                          </a:ln>
                        </wps:spPr>
                        <wps:txbx>
                          <w:txbxContent>
                            <w:p w:rsidR="008B33A2" w:rsidRPr="00E81796" w:rsidRDefault="008B33A2" w:rsidP="00B12E48">
                              <w:pPr>
                                <w:spacing w:after="120" w:line="240" w:lineRule="auto"/>
                                <w:jc w:val="center"/>
                                <w:rPr>
                                  <w:sz w:val="20"/>
                                  <w:szCs w:val="20"/>
                                </w:rPr>
                              </w:pPr>
                              <w:proofErr w:type="gramStart"/>
                              <w:r w:rsidRPr="00E81796">
                                <w:rPr>
                                  <w:sz w:val="20"/>
                                  <w:szCs w:val="20"/>
                                </w:rPr>
                                <w:t>Mobile &amp; ICT* services to reduce isolation?</w:t>
                              </w:r>
                              <w:proofErr w:type="gramEnd"/>
                            </w:p>
                          </w:txbxContent>
                        </wps:txbx>
                        <wps:bodyPr rot="0" vert="horz" wrap="square" lIns="91440" tIns="45720" rIns="91440" bIns="45720" anchor="t" anchorCtr="0" upright="1">
                          <a:noAutofit/>
                        </wps:bodyPr>
                      </wps:wsp>
                      <wps:wsp>
                        <wps:cNvPr id="38" name="Text Box 33"/>
                        <wps:cNvSpPr txBox="1">
                          <a:spLocks noChangeArrowheads="1"/>
                        </wps:cNvSpPr>
                        <wps:spPr bwMode="auto">
                          <a:xfrm>
                            <a:off x="2926013" y="2813638"/>
                            <a:ext cx="1027504" cy="617908"/>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Strengthen</w:t>
                              </w:r>
                              <w:ins w:id="251" w:author="Author">
                                <w:r>
                                  <w:t>ing of</w:t>
                                </w:r>
                              </w:ins>
                              <w:r>
                                <w:t xml:space="preserve"> property rights </w:t>
                              </w:r>
                            </w:p>
                          </w:txbxContent>
                        </wps:txbx>
                        <wps:bodyPr rot="0" vert="horz" wrap="square" lIns="91440" tIns="45720" rIns="91440" bIns="45720" anchor="t" anchorCtr="0" upright="1">
                          <a:noAutofit/>
                        </wps:bodyPr>
                      </wps:wsp>
                      <wps:wsp>
                        <wps:cNvPr id="39" name="Text Box 34"/>
                        <wps:cNvSpPr txBox="1">
                          <a:spLocks noChangeArrowheads="1"/>
                        </wps:cNvSpPr>
                        <wps:spPr bwMode="auto">
                          <a:xfrm>
                            <a:off x="4518020" y="2326632"/>
                            <a:ext cx="877504" cy="505507"/>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proofErr w:type="gramStart"/>
                              <w:r>
                                <w:t>Micro</w:t>
                              </w:r>
                              <w:ins w:id="252" w:author="Author">
                                <w:r>
                                  <w:softHyphen/>
                                </w:r>
                              </w:ins>
                              <w:del w:id="253" w:author="Author">
                                <w:r w:rsidDel="00056D34">
                                  <w:delText>-</w:delText>
                                </w:r>
                              </w:del>
                              <w:r>
                                <w:t>finance?</w:t>
                              </w:r>
                              <w:proofErr w:type="gramEnd"/>
                            </w:p>
                          </w:txbxContent>
                        </wps:txbx>
                        <wps:bodyPr rot="0" vert="horz" wrap="square" lIns="91440" tIns="45720" rIns="91440" bIns="45720" anchor="t" anchorCtr="0" upright="1">
                          <a:noAutofit/>
                        </wps:bodyPr>
                      </wps:wsp>
                      <wps:wsp>
                        <wps:cNvPr id="40" name="Text Box 35"/>
                        <wps:cNvSpPr txBox="1">
                          <a:spLocks noChangeArrowheads="1"/>
                        </wps:cNvSpPr>
                        <wps:spPr bwMode="auto">
                          <a:xfrm>
                            <a:off x="5398724" y="2327232"/>
                            <a:ext cx="904304" cy="504907"/>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Roads, electricity?</w:t>
                              </w:r>
                            </w:p>
                          </w:txbxContent>
                        </wps:txbx>
                        <wps:bodyPr rot="0" vert="horz" wrap="square" lIns="91440" tIns="45720" rIns="91440" bIns="45720" anchor="t" anchorCtr="0" upright="1">
                          <a:noAutofit/>
                        </wps:bodyPr>
                      </wps:wsp>
                      <wps:wsp>
                        <wps:cNvPr id="41" name="Text Box 36"/>
                        <wps:cNvSpPr txBox="1">
                          <a:spLocks noChangeArrowheads="1"/>
                        </wps:cNvSpPr>
                        <wps:spPr bwMode="auto">
                          <a:xfrm>
                            <a:off x="5398724" y="3985254"/>
                            <a:ext cx="886504" cy="785511"/>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 xml:space="preserve">Carbon sequestration initiatives </w:t>
                              </w:r>
                            </w:p>
                          </w:txbxContent>
                        </wps:txbx>
                        <wps:bodyPr rot="0" vert="horz" wrap="square" lIns="45720" tIns="45720" rIns="45720" bIns="45720" anchor="t" anchorCtr="0" upright="1">
                          <a:noAutofit/>
                        </wps:bodyPr>
                      </wps:wsp>
                      <wps:wsp>
                        <wps:cNvPr id="42" name="Text Box 37"/>
                        <wps:cNvSpPr txBox="1">
                          <a:spLocks noChangeArrowheads="1"/>
                        </wps:cNvSpPr>
                        <wps:spPr bwMode="auto">
                          <a:xfrm>
                            <a:off x="6901830" y="3787152"/>
                            <a:ext cx="1094705" cy="970913"/>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Specialized extension &amp; support services for former pastoralists</w:t>
                              </w:r>
                            </w:p>
                          </w:txbxContent>
                        </wps:txbx>
                        <wps:bodyPr rot="0" vert="horz" wrap="square" lIns="45720" tIns="45720" rIns="45720" bIns="45720" anchor="t" anchorCtr="0" upright="1">
                          <a:noAutofit/>
                        </wps:bodyPr>
                      </wps:wsp>
                      <wps:wsp>
                        <wps:cNvPr id="43" name="AutoShape 38"/>
                        <wps:cNvCnPr/>
                        <wps:spPr bwMode="auto">
                          <a:xfrm flipV="1">
                            <a:off x="2933713" y="131402"/>
                            <a:ext cx="342201" cy="371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39"/>
                        <wps:cNvCnPr/>
                        <wps:spPr bwMode="auto">
                          <a:xfrm flipH="1" flipV="1">
                            <a:off x="5017122" y="131402"/>
                            <a:ext cx="378402" cy="371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0"/>
                        <wps:cNvCnPr/>
                        <wps:spPr bwMode="auto">
                          <a:xfrm flipV="1">
                            <a:off x="2929813" y="865512"/>
                            <a:ext cx="3900" cy="521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41"/>
                        <wps:cNvCnPr/>
                        <wps:spPr bwMode="auto">
                          <a:xfrm flipV="1">
                            <a:off x="5394923" y="864212"/>
                            <a:ext cx="600" cy="5232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42"/>
                        <wps:cNvCnPr/>
                        <wps:spPr bwMode="auto">
                          <a:xfrm flipH="1" flipV="1">
                            <a:off x="5961326" y="704210"/>
                            <a:ext cx="1487806" cy="6839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3"/>
                        <wps:cNvCnPr/>
                        <wps:spPr bwMode="auto">
                          <a:xfrm flipV="1">
                            <a:off x="2929813" y="1857325"/>
                            <a:ext cx="3900" cy="713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44"/>
                        <wps:cNvCnPr/>
                        <wps:spPr bwMode="auto">
                          <a:xfrm flipV="1">
                            <a:off x="7449132" y="1848425"/>
                            <a:ext cx="2600" cy="749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Text Box 45"/>
                        <wps:cNvSpPr txBox="1">
                          <a:spLocks noChangeArrowheads="1"/>
                        </wps:cNvSpPr>
                        <wps:spPr bwMode="auto">
                          <a:xfrm>
                            <a:off x="2929813" y="2326632"/>
                            <a:ext cx="1023704" cy="487007"/>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Better market access?</w:t>
                              </w:r>
                            </w:p>
                          </w:txbxContent>
                        </wps:txbx>
                        <wps:bodyPr rot="0" vert="horz" wrap="square" lIns="91440" tIns="45720" rIns="91440" bIns="45720" anchor="t" anchorCtr="0" upright="1">
                          <a:noAutofit/>
                        </wps:bodyPr>
                      </wps:wsp>
                      <wps:wsp>
                        <wps:cNvPr id="53" name="AutoShape 46"/>
                        <wps:cNvCnPr/>
                        <wps:spPr bwMode="auto">
                          <a:xfrm flipV="1">
                            <a:off x="2925413" y="4961268"/>
                            <a:ext cx="4400" cy="251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47"/>
                        <wps:cNvCnPr/>
                        <wps:spPr bwMode="auto">
                          <a:xfrm flipV="1">
                            <a:off x="5392423" y="4969568"/>
                            <a:ext cx="600" cy="2400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8"/>
                        <wps:cNvCnPr/>
                        <wps:spPr bwMode="auto">
                          <a:xfrm flipV="1">
                            <a:off x="7449832" y="4961268"/>
                            <a:ext cx="600" cy="251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49"/>
                        <wps:cNvSpPr txBox="1">
                          <a:spLocks noChangeArrowheads="1"/>
                        </wps:cNvSpPr>
                        <wps:spPr bwMode="auto">
                          <a:xfrm>
                            <a:off x="3323514" y="3787152"/>
                            <a:ext cx="795103" cy="1160116"/>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Index-based livestock insurance</w:t>
                              </w:r>
                              <w:del w:id="254" w:author="Author">
                                <w:r w:rsidDel="00BF7A8D">
                                  <w:delText xml:space="preserve"> (IBLI)</w:delText>
                                </w:r>
                              </w:del>
                            </w:p>
                          </w:txbxContent>
                        </wps:txbx>
                        <wps:bodyPr rot="0" vert="horz" wrap="square" lIns="91440" tIns="45720" rIns="91440" bIns="45720" anchor="t" anchorCtr="0" upright="1">
                          <a:noAutofit/>
                        </wps:bodyPr>
                      </wps:wsp>
                      <wps:wsp>
                        <wps:cNvPr id="57" name="Text Box 50"/>
                        <wps:cNvSpPr txBox="1">
                          <a:spLocks noChangeArrowheads="1"/>
                        </wps:cNvSpPr>
                        <wps:spPr bwMode="auto">
                          <a:xfrm>
                            <a:off x="1905608" y="5229271"/>
                            <a:ext cx="6134127" cy="273004"/>
                          </a:xfrm>
                          <a:prstGeom prst="rect">
                            <a:avLst/>
                          </a:prstGeom>
                          <a:solidFill>
                            <a:srgbClr val="FFFFFF"/>
                          </a:solidFill>
                          <a:ln w="9525">
                            <a:solidFill>
                              <a:srgbClr val="000000"/>
                            </a:solidFill>
                            <a:miter lim="800000"/>
                            <a:headEnd/>
                            <a:tailEnd/>
                          </a:ln>
                        </wps:spPr>
                        <wps:txbx>
                          <w:txbxContent>
                            <w:p w:rsidR="008B33A2" w:rsidRDefault="008B33A2" w:rsidP="00B12E48">
                              <w:pPr>
                                <w:spacing w:after="120" w:line="240" w:lineRule="auto"/>
                                <w:jc w:val="center"/>
                              </w:pPr>
                              <w:r>
                                <w:t>Cross-cutting interventions: governance, infrastructure, health, family planning, education, gender</w:t>
                              </w:r>
                            </w:p>
                          </w:txbxContent>
                        </wps:txbx>
                        <wps:bodyPr rot="0" vert="horz" wrap="square" lIns="91440" tIns="45720" rIns="91440" bIns="45720" anchor="t" anchorCtr="0" upright="1">
                          <a:noAutofit/>
                        </wps:bodyPr>
                      </wps:wsp>
                    </wpc:wpc>
                  </a:graphicData>
                </a:graphic>
              </wp:inline>
            </w:drawing>
          </mc:Choice>
          <mc:Fallback>
            <w:pict>
              <v:group id="Canvas 8" o:spid="_x0000_s1026" editas="canvas" style="width:633.05pt;height:433.25pt;mso-position-horizontal-relative:char;mso-position-vertical-relative:line" coordsize="80397,55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397;height:55022;visibility:visible;mso-wrap-style:square">
                  <v:fill o:detectmouseclick="t"/>
                  <v:path o:connecttype="none"/>
                </v:shape>
                <v:shapetype id="_x0000_t32" coordsize="21600,21600" o:spt="32" o:oned="t" path="m,l21600,21600e" filled="f">
                  <v:path arrowok="t" fillok="f" o:connecttype="none"/>
                  <o:lock v:ext="edit" shapetype="t"/>
                </v:shapetype>
                <v:shape id="AutoShape 10" o:spid="_x0000_s1028" type="#_x0000_t32" style="position:absolute;left:53987;top:18586;width:13;height:72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shape id="AutoShape 11" o:spid="_x0000_s1029" type="#_x0000_t32" style="position:absolute;left:74504;top:32143;width:6;height:9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 id="AutoShape 12" o:spid="_x0000_s1030" type="#_x0000_t32" style="position:absolute;left:29260;top:34461;width:77;height:66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w+fsAAAADbAAAADwAAAGRycy9kb3ducmV2LnhtbERPS2vCQBC+F/wPywi91Y0hhJq6irQU&#10;injxcehxyI6bYHY2ZKea/vuuIPQ2H99zluvRd+pKQ2wDG5jPMlDEdbAtOwOn4+fLK6goyBa7wGTg&#10;lyKsV5OnJVY23HhP14M4lUI4VmigEekrrWPdkMc4Cz1x4s5h8CgJDk7bAW8p3Hc6z7JSe2w5NTTY&#10;03tD9eXw4w18n/xukRcf3hXuKHuhbZsXpTHP03HzBkpolH/xw/1l0/wS7r+k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sPn7AAAAA2wAAAA8AAAAAAAAAAAAAAAAA&#10;oQIAAGRycy9kb3ducmV2LnhtbFBLBQYAAAAABAAEAPkAAACOAwAAAAA=&#10;">
                  <v:stroke endarrow="block"/>
                </v:shape>
                <v:shape id="AutoShape 13" o:spid="_x0000_s1031" type="#_x0000_t32" style="position:absolute;left:53987;top:34461;width:7;height:9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IL8AAAADbAAAADwAAAGRycy9kb3ducmV2LnhtbERPS2vCQBC+C/0Pywi96UahVqJraAMF&#10;6aX4gPY4ZMdkaXY2ZNds/PddQehtPr7nbIvRtmKg3hvHChbzDARx5bThWsH59DFbg/ABWWPrmBTc&#10;yEOxe5psMdcu8oGGY6hFCmGfo4ImhC6X0lcNWfRz1xEn7uJ6iyHBvpa6x5jCbSuXWbaSFg2nhgY7&#10;Khuqfo9Xq8DELzN0+zK+f37/eB3J3F6cUep5Or5tQAQaw7/44d7rNP8V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TiC/AAAAA2wAAAA8AAAAAAAAAAAAAAAAA&#10;oQIAAGRycy9kb3ducmV2LnhtbFBLBQYAAAAABAAEAPkAAACOAwAAAAA=&#10;">
                  <v:stroke endarrow="block"/>
                </v:shape>
                <v:shapetype id="_x0000_t202" coordsize="21600,21600" o:spt="202" path="m,l,21600r21600,l21600,xe">
                  <v:stroke joinstyle="miter"/>
                  <v:path gradientshapeok="t" o:connecttype="rect"/>
                </v:shapetype>
                <v:shape id="Text Box 14" o:spid="_x0000_s1032" type="#_x0000_t202" style="position:absolute;left:876;width:4242;height:2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08sQA&#10;AADbAAAADwAAAGRycy9kb3ducmV2LnhtbESP0WoCMRBF34X+Q5hC3zTbUqRsjWILgkJZ6+oHDJsx&#10;u3QzWZKo2793Hgp9m+HeuffMYjX6Xl0ppi6wgedZAYq4CbZjZ+B03EzfQKWMbLEPTAZ+KcFq+TBZ&#10;YGnDjQ90rbNTEsKpRANtzkOpdWpa8phmYSAW7RyixyxrdNpGvEm47/VLUcy1x46locWBPltqfuqL&#10;N1DVe/txHvfVdxV3R/e6WX8VW2fM0+O4fgeVacz/5r/rrRV8gZVfZAC9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zdPLEAAAA2wAAAA8AAAAAAAAAAAAAAAAAmAIAAGRycy9k&#10;b3ducmV2LnhtbFBLBQYAAAAABAAEAPUAAACJAwAAAAA=&#10;">
                  <v:textbox style="layout-flow:vertical;mso-layout-flow-alt:bottom-to-top">
                    <w:txbxContent>
                      <w:p w:rsidR="008B33A2" w:rsidRDefault="008B33A2" w:rsidP="00B12E48">
                        <w:pPr>
                          <w:spacing w:after="120" w:line="240" w:lineRule="auto"/>
                          <w:jc w:val="center"/>
                          <w:rPr>
                            <w:sz w:val="28"/>
                            <w:szCs w:val="28"/>
                          </w:rPr>
                        </w:pPr>
                        <w:r w:rsidRPr="008B5981">
                          <w:rPr>
                            <w:sz w:val="28"/>
                            <w:szCs w:val="28"/>
                          </w:rPr>
                          <w:t>Where to invest?</w:t>
                        </w:r>
                      </w:p>
                    </w:txbxContent>
                  </v:textbox>
                </v:shape>
                <v:shape id="Text Box 15" o:spid="_x0000_s1033" type="#_x0000_t202" style="position:absolute;left:69018;top:13881;width:10947;height:4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8B33A2" w:rsidRDefault="008B33A2" w:rsidP="00B12E48">
                        <w:pPr>
                          <w:spacing w:after="120" w:line="240" w:lineRule="auto"/>
                          <w:jc w:val="center"/>
                        </w:pPr>
                        <w:r>
                          <w:t xml:space="preserve">Diversification: crops? </w:t>
                        </w:r>
                      </w:p>
                    </w:txbxContent>
                  </v:textbox>
                </v:shape>
                <v:shape id="Text Box 16" o:spid="_x0000_s1034" type="#_x0000_t202" style="position:absolute;left:23920;top:5029;width:10827;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8B33A2" w:rsidRDefault="008B33A2" w:rsidP="00B12E48">
                        <w:pPr>
                          <w:spacing w:after="120" w:line="240" w:lineRule="auto"/>
                          <w:jc w:val="center"/>
                        </w:pPr>
                        <w:proofErr w:type="gramStart"/>
                        <w:r>
                          <w:t>Livestock?</w:t>
                        </w:r>
                        <w:proofErr w:type="gramEnd"/>
                      </w:p>
                    </w:txbxContent>
                  </v:textbox>
                </v:shape>
                <v:shape id="Text Box 17" o:spid="_x0000_s1035" type="#_x0000_t202" style="position:absolute;left:48298;top:5029;width:11315;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8B33A2" w:rsidRDefault="008B33A2" w:rsidP="00B12E48">
                        <w:pPr>
                          <w:spacing w:after="120" w:line="240" w:lineRule="auto"/>
                          <w:jc w:val="center"/>
                        </w:pPr>
                        <w:proofErr w:type="spellStart"/>
                        <w:proofErr w:type="gramStart"/>
                        <w:r>
                          <w:t>Non</w:t>
                        </w:r>
                        <w:del w:id="255" w:author="Author">
                          <w:r w:rsidDel="00056D34">
                            <w:delText>-</w:delText>
                          </w:r>
                        </w:del>
                        <w:r>
                          <w:t>livestock</w:t>
                        </w:r>
                        <w:proofErr w:type="spellEnd"/>
                        <w:r>
                          <w:t>?</w:t>
                        </w:r>
                        <w:proofErr w:type="gramEnd"/>
                      </w:p>
                    </w:txbxContent>
                  </v:textbox>
                </v:shape>
                <v:shape id="Text Box 18" o:spid="_x0000_s1036" type="#_x0000_t202" style="position:absolute;left:45097;top:13874;width:17704;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8B33A2" w:rsidRDefault="008B33A2" w:rsidP="00B12E48">
                        <w:pPr>
                          <w:spacing w:after="0" w:line="240" w:lineRule="auto"/>
                          <w:jc w:val="center"/>
                        </w:pPr>
                        <w:r>
                          <w:t xml:space="preserve">Diversification: nonfarm? </w:t>
                        </w:r>
                      </w:p>
                      <w:p w:rsidR="008B33A2" w:rsidRDefault="008B33A2" w:rsidP="00B12E48">
                        <w:pPr>
                          <w:spacing w:after="0" w:line="240" w:lineRule="auto"/>
                          <w:jc w:val="center"/>
                        </w:pPr>
                        <w:r>
                          <w:t>(Rural, urban, migrat</w:t>
                        </w:r>
                        <w:ins w:id="256" w:author="Author">
                          <w:r>
                            <w:t>ory</w:t>
                          </w:r>
                        </w:ins>
                        <w:del w:id="257" w:author="Author">
                          <w:r w:rsidDel="00056D34">
                            <w:delText>ion</w:delText>
                          </w:r>
                        </w:del>
                        <w:r>
                          <w:t>)</w:t>
                        </w:r>
                      </w:p>
                    </w:txbxContent>
                  </v:textbox>
                </v:shape>
                <v:shape id="Text Box 19" o:spid="_x0000_s1037" type="#_x0000_t202" style="position:absolute;left:19056;top:13868;width:20479;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8B33A2" w:rsidRDefault="008B33A2" w:rsidP="00B12E48">
                        <w:pPr>
                          <w:spacing w:after="120" w:line="240" w:lineRule="auto"/>
                          <w:jc w:val="center"/>
                        </w:pPr>
                        <w:proofErr w:type="gramStart"/>
                        <w:r>
                          <w:t>Commercialization of pastoralist livestock sector?</w:t>
                        </w:r>
                        <w:proofErr w:type="gramEnd"/>
                      </w:p>
                    </w:txbxContent>
                  </v:textbox>
                </v:shape>
                <v:shape id="Text Box 20" o:spid="_x0000_s1038" type="#_x0000_t202" style="position:absolute;left:5118;top:10979;width:9544;height:10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0SsMA&#10;AADbAAAADwAAAGRycy9kb3ducmV2LnhtbESP0WoCMRRE3wv+Q7iCbzWrSCmrUVQQLMhaVz/gsrlm&#10;Fzc3S5Lq+vemUOjjMDNnmMWqt624kw+NYwWTcQaCuHK6YaPgct69f4IIEVlj65gUPCnAajl4W2Cu&#10;3YNPdC+jEQnCIUcFdYxdLmWoarIYxq4jTt7VeYsxSW+k9vhIcNvKaZZ9SIsNp4UaO9rWVN3KH6ug&#10;KI96c+2PxXfhv85mtlsfsr1RajTs13MQkfr4H/5r77WC6Qx+v6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0SsMAAADbAAAADwAAAAAAAAAAAAAAAACYAgAAZHJzL2Rv&#10;d25yZXYueG1sUEsFBgAAAAAEAAQA9QAAAIgDAAAAAA==&#10;">
                  <v:textbox style="layout-flow:vertical;mso-layout-flow-alt:bottom-to-top">
                    <w:txbxContent>
                      <w:p w:rsidR="008B33A2" w:rsidRDefault="008B33A2" w:rsidP="00B12E48">
                        <w:pPr>
                          <w:spacing w:after="120" w:line="240" w:lineRule="auto"/>
                          <w:jc w:val="center"/>
                          <w:rPr>
                            <w:sz w:val="20"/>
                            <w:szCs w:val="20"/>
                          </w:rPr>
                        </w:pPr>
                        <w:r>
                          <w:rPr>
                            <w:sz w:val="20"/>
                            <w:szCs w:val="20"/>
                          </w:rPr>
                          <w:t>What is the c</w:t>
                        </w:r>
                        <w:r w:rsidRPr="008B5981">
                          <w:rPr>
                            <w:sz w:val="20"/>
                            <w:szCs w:val="20"/>
                          </w:rPr>
                          <w:t xml:space="preserve">arrying capacity of </w:t>
                        </w:r>
                        <w:r>
                          <w:rPr>
                            <w:sz w:val="20"/>
                            <w:szCs w:val="20"/>
                          </w:rPr>
                          <w:t xml:space="preserve">the region’s </w:t>
                        </w:r>
                        <w:r w:rsidRPr="008B5981">
                          <w:rPr>
                            <w:sz w:val="20"/>
                            <w:szCs w:val="20"/>
                          </w:rPr>
                          <w:t xml:space="preserve">land </w:t>
                        </w:r>
                        <w:r>
                          <w:rPr>
                            <w:sz w:val="20"/>
                            <w:szCs w:val="20"/>
                          </w:rPr>
                          <w:t>&amp;</w:t>
                        </w:r>
                        <w:r w:rsidRPr="008B5981">
                          <w:rPr>
                            <w:sz w:val="20"/>
                            <w:szCs w:val="20"/>
                          </w:rPr>
                          <w:t xml:space="preserve"> water resources</w:t>
                        </w:r>
                        <w:r>
                          <w:rPr>
                            <w:sz w:val="20"/>
                            <w:szCs w:val="20"/>
                          </w:rPr>
                          <w:t>?</w:t>
                        </w:r>
                      </w:p>
                    </w:txbxContent>
                  </v:textbox>
                </v:shape>
                <v:shape id="Text Box 21" o:spid="_x0000_s1039" type="#_x0000_t202" style="position:absolute;left:882;top:21399;width:4236;height:29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R0cMA&#10;AADbAAAADwAAAGRycy9kb3ducmV2LnhtbESP0WoCMRRE3wv+Q7iCbzVbsUW2RlFBUCirrv2Ay+aa&#10;Xbq5WZKo69+bQqGPw8ycYebL3rbiRj40jhW8jTMQxJXTDRsF3+ft6wxEiMgaW8ek4EEBlovByxxz&#10;7e58olsZjUgQDjkqqGPscilDVZPFMHYdcfIuzluMSXojtcd7gttWTrLsQ1psOC3U2NGmpuqnvFoF&#10;RXnQ60t/KI6F35/NdLv6ynZGqdGwX32CiNTH//Bfe6cVTN7h90v6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4R0cMAAADbAAAADwAAAAAAAAAAAAAAAACYAgAAZHJzL2Rv&#10;d25yZXYueG1sUEsFBgAAAAAEAAQA9QAAAIgDAAAAAA==&#10;">
                  <v:textbox style="layout-flow:vertical;mso-layout-flow-alt:bottom-to-top">
                    <w:txbxContent>
                      <w:p w:rsidR="008B33A2" w:rsidRDefault="008B33A2" w:rsidP="00B12E48">
                        <w:pPr>
                          <w:spacing w:after="120" w:line="240" w:lineRule="auto"/>
                          <w:jc w:val="center"/>
                          <w:rPr>
                            <w:sz w:val="28"/>
                            <w:szCs w:val="28"/>
                          </w:rPr>
                        </w:pPr>
                        <w:r w:rsidRPr="008B5981">
                          <w:rPr>
                            <w:sz w:val="28"/>
                            <w:szCs w:val="28"/>
                          </w:rPr>
                          <w:t>How to invest?</w:t>
                        </w:r>
                      </w:p>
                    </w:txbxContent>
                  </v:textbox>
                </v:shape>
                <v:shape id="Text Box 22" o:spid="_x0000_s1040" type="#_x0000_t202" style="position:absolute;left:32759;width:1741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8B33A2" w:rsidRDefault="008B33A2" w:rsidP="00B12E48">
                        <w:pPr>
                          <w:spacing w:after="120" w:line="240" w:lineRule="auto"/>
                          <w:jc w:val="center"/>
                        </w:pPr>
                        <w:r>
                          <w:t>Economic transformation</w:t>
                        </w:r>
                      </w:p>
                    </w:txbxContent>
                  </v:textbox>
                </v:shape>
                <v:shape id="Text Box 23" o:spid="_x0000_s1041" type="#_x0000_t202" style="position:absolute;left:5118;width:9544;height:10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PcMA&#10;AADbAAAADwAAAGRycy9kb3ducmV2LnhtbESP0WoCMRRE3wv+Q7iCbzVbkVa2RlFBUCirrv2Ay+aa&#10;Xbq5WZKo69+bQqGPw8ycYebL3rbiRj40jhW8jTMQxJXTDRsF3+ft6wxEiMgaW8ek4EEBlovByxxz&#10;7e58olsZjUgQDjkqqGPscilDVZPFMHYdcfIuzluMSXojtcd7gttWTrLsXVpsOC3U2NGmpuqnvFoF&#10;RXnQ60t/KI6F35/NdLv6ynZGqdGwX32CiNTH//Bfe6cVTD7g90v6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AqPcMAAADbAAAADwAAAAAAAAAAAAAAAACYAgAAZHJzL2Rv&#10;d25yZXYueG1sUEsFBgAAAAAEAAQA9QAAAIgDAAAAAA==&#10;">
                  <v:textbox style="layout-flow:vertical;mso-layout-flow-alt:bottom-to-top">
                    <w:txbxContent>
                      <w:p w:rsidR="008B33A2" w:rsidRDefault="008B33A2" w:rsidP="00B12E48">
                        <w:pPr>
                          <w:spacing w:after="120" w:line="240" w:lineRule="auto"/>
                          <w:jc w:val="center"/>
                          <w:rPr>
                            <w:sz w:val="20"/>
                            <w:szCs w:val="20"/>
                          </w:rPr>
                        </w:pPr>
                        <w:r>
                          <w:rPr>
                            <w:sz w:val="20"/>
                            <w:szCs w:val="20"/>
                          </w:rPr>
                          <w:t>Which livelihoods offer the best prospects for growth &amp; poverty reduction?</w:t>
                        </w:r>
                      </w:p>
                    </w:txbxContent>
                  </v:textbox>
                </v:shape>
                <v:shape id="Text Box 24" o:spid="_x0000_s1042" type="#_x0000_t202" style="position:absolute;left:5118;top:37007;width:9544;height:14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T78A&#10;AADbAAAADwAAAGRycy9kb3ducmV2LnhtbERPzYrCMBC+C/sOYYS9aaosIl2j6IKgIFXrPsDQjGmx&#10;mZQkan17c1jY48f3v1j1thUP8qFxrGAyzkAQV043bBT8XrajOYgQkTW2jknBiwKslh+DBebaPflM&#10;jzIakUI45KigjrHLpQxVTRbD2HXEibs6bzEm6I3UHp8p3LZymmUzabHh1FBjRz81VbfybhUU5VFv&#10;rv2xOBV+fzFf2/Uh2xmlPof9+htEpD7+i//cO61gmsamL+kH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375PvwAAANsAAAAPAAAAAAAAAAAAAAAAAJgCAABkcnMvZG93bnJl&#10;di54bWxQSwUGAAAAAAQABAD1AAAAhAMAAAAA&#10;">
                  <v:textbox style="layout-flow:vertical;mso-layout-flow-alt:bottom-to-top">
                    <w:txbxContent>
                      <w:p w:rsidR="008B33A2" w:rsidRDefault="008B33A2" w:rsidP="00B12E48">
                        <w:pPr>
                          <w:spacing w:after="120" w:line="240" w:lineRule="auto"/>
                          <w:jc w:val="center"/>
                          <w:rPr>
                            <w:sz w:val="20"/>
                            <w:szCs w:val="20"/>
                          </w:rPr>
                        </w:pPr>
                        <w:r>
                          <w:rPr>
                            <w:sz w:val="20"/>
                            <w:szCs w:val="20"/>
                          </w:rPr>
                          <w:t>What innovations can improve service delivery for physically &amp; politically marginalized populations?</w:t>
                        </w:r>
                      </w:p>
                    </w:txbxContent>
                  </v:textbox>
                </v:shape>
                <v:shape id="Text Box 25" o:spid="_x0000_s1043" type="#_x0000_t202" style="position:absolute;left:5118;top:21399;width:9544;height:15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Mb1MMA&#10;AADbAAAADwAAAGRycy9kb3ducmV2LnhtbESP0WoCMRRE3wv+Q7iCbzVbkVK3RlFBUCirrv2Ay+aa&#10;Xbq5WZKo69+bQqGPw8ycYebL3rbiRj40jhW8jTMQxJXTDRsF3+ft6weIEJE1to5JwYMCLBeDlznm&#10;2t35RLcyGpEgHHJUUMfY5VKGqiaLYew64uRdnLcYk/RGao/3BLetnGTZu7TYcFqosaNNTdVPebUK&#10;ivKg15f+UBwLvz+b6Xb1le2MUqNhv/oEEamP/+G/9k4rmMzg90v6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Mb1MMAAADbAAAADwAAAAAAAAAAAAAAAACYAgAAZHJzL2Rv&#10;d25yZXYueG1sUEsFBgAAAAAEAAQA9QAAAIgDAAAAAA==&#10;">
                  <v:textbox style="layout-flow:vertical;mso-layout-flow-alt:bottom-to-top">
                    <w:txbxContent>
                      <w:p w:rsidR="008B33A2" w:rsidRDefault="008B33A2" w:rsidP="00B12E48">
                        <w:pPr>
                          <w:spacing w:after="120" w:line="240" w:lineRule="auto"/>
                          <w:jc w:val="center"/>
                          <w:rPr>
                            <w:sz w:val="20"/>
                            <w:szCs w:val="20"/>
                          </w:rPr>
                        </w:pPr>
                        <w:r>
                          <w:rPr>
                            <w:sz w:val="20"/>
                            <w:szCs w:val="20"/>
                          </w:rPr>
                          <w:t>What are the most binding constraints? Where are there synergies or trade</w:t>
                        </w:r>
                        <w:ins w:id="258" w:author="Author">
                          <w:r>
                            <w:rPr>
                              <w:sz w:val="20"/>
                              <w:szCs w:val="20"/>
                            </w:rPr>
                            <w:noBreakHyphen/>
                          </w:r>
                        </w:ins>
                        <w:r>
                          <w:rPr>
                            <w:sz w:val="20"/>
                            <w:szCs w:val="20"/>
                          </w:rPr>
                          <w:t>offs?</w:t>
                        </w:r>
                      </w:p>
                    </w:txbxContent>
                  </v:textbox>
                </v:shape>
                <v:shape id="Text Box 26" o:spid="_x0000_s1044" type="#_x0000_t202" style="position:absolute;left:16275;top:37852;width:16960;height:1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8B33A2" w:rsidRDefault="008B33A2" w:rsidP="00B12E48">
                        <w:pPr>
                          <w:spacing w:after="0" w:line="240" w:lineRule="auto"/>
                          <w:jc w:val="center"/>
                        </w:pPr>
                        <w:r>
                          <w:t>Livestock clusters?</w:t>
                        </w:r>
                      </w:p>
                      <w:p w:rsidR="008B33A2" w:rsidRDefault="008B33A2" w:rsidP="00B12E48">
                        <w:pPr>
                          <w:spacing w:after="0" w:line="240" w:lineRule="auto"/>
                          <w:jc w:val="center"/>
                        </w:pPr>
                        <w:r>
                          <w:t xml:space="preserve"> (Strategically located towns with water, feed, vet services, social &amp; emergency services, input/output markets)</w:t>
                        </w:r>
                      </w:p>
                    </w:txbxContent>
                  </v:textbox>
                </v:shape>
                <v:shape id="Text Box 27" o:spid="_x0000_s1045" type="#_x0000_t202" style="position:absolute;left:19056;top:28136;width:10903;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8B33A2" w:rsidRDefault="008B33A2" w:rsidP="00B12E48">
                        <w:pPr>
                          <w:spacing w:after="120" w:line="240" w:lineRule="auto"/>
                          <w:jc w:val="center"/>
                        </w:pPr>
                        <w:proofErr w:type="gramStart"/>
                        <w:r>
                          <w:t>Emergency livestock interventions?</w:t>
                        </w:r>
                        <w:proofErr w:type="gramEnd"/>
                      </w:p>
                    </w:txbxContent>
                  </v:textbox>
                </v:shape>
                <v:shape id="Text Box 28" o:spid="_x0000_s1046" type="#_x0000_t202" style="position:absolute;left:19056;top:23266;width:10903;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8B33A2" w:rsidRDefault="008B33A2" w:rsidP="00B12E48">
                        <w:pPr>
                          <w:spacing w:after="120" w:line="240" w:lineRule="auto"/>
                          <w:jc w:val="center"/>
                        </w:pPr>
                        <w:proofErr w:type="gramStart"/>
                        <w:r>
                          <w:t>Technological intensification?</w:t>
                        </w:r>
                        <w:proofErr w:type="gramEnd"/>
                      </w:p>
                      <w:p w:rsidR="008B33A2" w:rsidRDefault="008B33A2" w:rsidP="00B12E48">
                        <w:pPr>
                          <w:spacing w:after="120" w:line="240" w:lineRule="auto"/>
                        </w:pPr>
                      </w:p>
                    </w:txbxContent>
                  </v:textbox>
                </v:shape>
                <v:shape id="Text Box 29" o:spid="_x0000_s1047" type="#_x0000_t202" style="position:absolute;left:45180;top:28321;width:8775;height:6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8B33A2" w:rsidRDefault="008B33A2" w:rsidP="00B12E48">
                        <w:pPr>
                          <w:spacing w:after="120" w:line="240" w:lineRule="auto"/>
                          <w:jc w:val="center"/>
                        </w:pPr>
                        <w:proofErr w:type="gramStart"/>
                        <w:r>
                          <w:t>Education, vocational training?</w:t>
                        </w:r>
                        <w:proofErr w:type="gramEnd"/>
                      </w:p>
                    </w:txbxContent>
                  </v:textbox>
                </v:shape>
                <v:shape id="Text Box 30" o:spid="_x0000_s1048" type="#_x0000_t202" style="position:absolute;left:53987;top:28136;width:9055;height:6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d0MQA&#10;AADbAAAADwAAAGRycy9kb3ducmV2LnhtbESPT2vCQBTE70K/w/IK3nQTpVJTN6EURPHW2D94e2Rf&#10;k9Ds27C7xvjtuwXB4zAzv2E2xWg6MZDzrWUF6TwBQVxZ3XKt4OO4nT2D8AFZY2eZFFzJQ5E/TDaY&#10;aXvhdxrKUIsIYZ+hgiaEPpPSVw0Z9HPbE0fvxzqDIUpXS+3wEuGmk4skWUmDLceFBnt6a6j6Lc9G&#10;wTrdfbvPr9WYytN6ezj1QynrQanp4/j6AiLQGO7hW3uvFSyf4P9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SXdDEAAAA2wAAAA8AAAAAAAAAAAAAAAAAmAIAAGRycy9k&#10;b3ducmV2LnhtbFBLBQYAAAAABAAEAPUAAACJAwAAAAA=&#10;">
                  <v:textbox inset="3.6pt,,3.6pt">
                    <w:txbxContent>
                      <w:p w:rsidR="008B33A2" w:rsidRDefault="008B33A2" w:rsidP="00B12E48">
                        <w:pPr>
                          <w:spacing w:after="120" w:line="240" w:lineRule="auto"/>
                          <w:jc w:val="center"/>
                        </w:pPr>
                        <w:r>
                          <w:t>Ecosystems management</w:t>
                        </w:r>
                      </w:p>
                    </w:txbxContent>
                  </v:textbox>
                </v:shape>
                <v:shape id="Text Box 31" o:spid="_x0000_s1049" type="#_x0000_t202" style="position:absolute;left:69018;top:25977;width:10947;height:6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8B33A2" w:rsidRDefault="008B33A2" w:rsidP="00B12E48">
                        <w:pPr>
                          <w:spacing w:after="120" w:line="240" w:lineRule="auto"/>
                          <w:jc w:val="center"/>
                        </w:pPr>
                        <w:proofErr w:type="gramStart"/>
                        <w:r>
                          <w:t>Investments in irrigation &amp; market access?</w:t>
                        </w:r>
                        <w:proofErr w:type="gramEnd"/>
                      </w:p>
                    </w:txbxContent>
                  </v:textbox>
                </v:shape>
                <v:shape id="Text Box 32" o:spid="_x0000_s1050" type="#_x0000_t202" style="position:absolute;left:45180;top:39852;width:8807;height:7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8B33A2" w:rsidRPr="00E81796" w:rsidRDefault="008B33A2" w:rsidP="00B12E48">
                        <w:pPr>
                          <w:spacing w:after="120" w:line="240" w:lineRule="auto"/>
                          <w:jc w:val="center"/>
                          <w:rPr>
                            <w:sz w:val="20"/>
                            <w:szCs w:val="20"/>
                          </w:rPr>
                        </w:pPr>
                        <w:proofErr w:type="gramStart"/>
                        <w:r w:rsidRPr="00E81796">
                          <w:rPr>
                            <w:sz w:val="20"/>
                            <w:szCs w:val="20"/>
                          </w:rPr>
                          <w:t>Mobile &amp; ICT* services to reduce isolation?</w:t>
                        </w:r>
                        <w:proofErr w:type="gramEnd"/>
                      </w:p>
                    </w:txbxContent>
                  </v:textbox>
                </v:shape>
                <v:shape id="Text Box 33" o:spid="_x0000_s1051" type="#_x0000_t202" style="position:absolute;left:29260;top:28136;width:10275;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8B33A2" w:rsidRDefault="008B33A2" w:rsidP="00B12E48">
                        <w:pPr>
                          <w:spacing w:after="120" w:line="240" w:lineRule="auto"/>
                          <w:jc w:val="center"/>
                        </w:pPr>
                        <w:r>
                          <w:t>Strengthen</w:t>
                        </w:r>
                        <w:ins w:id="259" w:author="Author">
                          <w:r>
                            <w:t>ing of</w:t>
                          </w:r>
                        </w:ins>
                        <w:r>
                          <w:t xml:space="preserve"> property rights </w:t>
                        </w:r>
                      </w:p>
                    </w:txbxContent>
                  </v:textbox>
                </v:shape>
                <v:shape id="Text Box 34" o:spid="_x0000_s1052" type="#_x0000_t202" style="position:absolute;left:45180;top:23266;width:8775;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8B33A2" w:rsidRDefault="008B33A2" w:rsidP="00B12E48">
                        <w:pPr>
                          <w:spacing w:after="120" w:line="240" w:lineRule="auto"/>
                          <w:jc w:val="center"/>
                        </w:pPr>
                        <w:proofErr w:type="gramStart"/>
                        <w:r>
                          <w:t>Micro</w:t>
                        </w:r>
                        <w:ins w:id="260" w:author="Author">
                          <w:r>
                            <w:softHyphen/>
                          </w:r>
                        </w:ins>
                        <w:del w:id="261" w:author="Author">
                          <w:r w:rsidDel="00056D34">
                            <w:delText>-</w:delText>
                          </w:r>
                        </w:del>
                        <w:r>
                          <w:t>finance?</w:t>
                        </w:r>
                        <w:proofErr w:type="gramEnd"/>
                      </w:p>
                    </w:txbxContent>
                  </v:textbox>
                </v:shape>
                <v:shape id="Text Box 35" o:spid="_x0000_s1053" type="#_x0000_t202" style="position:absolute;left:53987;top:23272;width:904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8B33A2" w:rsidRDefault="008B33A2" w:rsidP="00B12E48">
                        <w:pPr>
                          <w:spacing w:after="120" w:line="240" w:lineRule="auto"/>
                          <w:jc w:val="center"/>
                        </w:pPr>
                        <w:r>
                          <w:t>Roads, electricity?</w:t>
                        </w:r>
                      </w:p>
                    </w:txbxContent>
                  </v:textbox>
                </v:shape>
                <v:shape id="Text Box 36" o:spid="_x0000_s1054" type="#_x0000_t202" style="position:absolute;left:53987;top:39852;width:8865;height:7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orsMA&#10;AADbAAAADwAAAGRycy9kb3ducmV2LnhtbESPQWvCQBSE70L/w/IKvekmpYjGbEQK0tKbsVW8PbLP&#10;JJh9G3a3Mf33XUHwOMzMN0y+Hk0nBnK+tawgnSUgiCurW64VfO+30wUIH5A1dpZJwR95WBdPkxwz&#10;ba+8o6EMtYgQ9hkqaELoMyl91ZBBP7M9cfTO1hkMUbpaaofXCDedfE2SuTTYclxosKf3hqpL+WsU&#10;LNOPo/s5zMdUnpbbr1M/lLIelHp5HjcrEIHG8Ajf259awVsK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orsMAAADbAAAADwAAAAAAAAAAAAAAAACYAgAAZHJzL2Rv&#10;d25yZXYueG1sUEsFBgAAAAAEAAQA9QAAAIgDAAAAAA==&#10;">
                  <v:textbox inset="3.6pt,,3.6pt">
                    <w:txbxContent>
                      <w:p w:rsidR="008B33A2" w:rsidRDefault="008B33A2" w:rsidP="00B12E48">
                        <w:pPr>
                          <w:spacing w:after="120" w:line="240" w:lineRule="auto"/>
                          <w:jc w:val="center"/>
                        </w:pPr>
                        <w:r>
                          <w:t xml:space="preserve">Carbon sequestration initiatives </w:t>
                        </w:r>
                      </w:p>
                    </w:txbxContent>
                  </v:textbox>
                </v:shape>
                <v:shape id="Text Box 37" o:spid="_x0000_s1055" type="#_x0000_t202" style="position:absolute;left:69018;top:37871;width:10947;height:9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22cQA&#10;AADbAAAADwAAAGRycy9kb3ducmV2LnhtbESPQWvCQBSE74L/YXlCb7qJiNQ0GxFBlN6aqsXbI/ua&#10;hGbfht01pv++Wyj0OMzMN0y+HU0nBnK+tawgXSQgiCurW64VnN8P82cQPiBr7CyTgm/ysC2mkxwz&#10;bR/8RkMZahEh7DNU0ITQZ1L6qiGDfmF74uh9WmcwROlqqR0+Itx0cpkka2mw5bjQYE/7hqqv8m4U&#10;bNLjh7tc12Mqb5vD660fSlkPSj3Nxt0LiEBj+A//tU9awWoJv1/i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9ttnEAAAA2wAAAA8AAAAAAAAAAAAAAAAAmAIAAGRycy9k&#10;b3ducmV2LnhtbFBLBQYAAAAABAAEAPUAAACJAwAAAAA=&#10;">
                  <v:textbox inset="3.6pt,,3.6pt">
                    <w:txbxContent>
                      <w:p w:rsidR="008B33A2" w:rsidRDefault="008B33A2" w:rsidP="00B12E48">
                        <w:pPr>
                          <w:spacing w:after="120" w:line="240" w:lineRule="auto"/>
                          <w:jc w:val="center"/>
                        </w:pPr>
                        <w:r>
                          <w:t>Specialized extension &amp; support services for former pastoralists</w:t>
                        </w:r>
                      </w:p>
                    </w:txbxContent>
                  </v:textbox>
                </v:shape>
                <v:shape id="AutoShape 38" o:spid="_x0000_s1056" type="#_x0000_t32" style="position:absolute;left:29337;top:1314;width:3422;height:3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39" o:spid="_x0000_s1057" type="#_x0000_t32" style="position:absolute;left:50171;top:1314;width:3784;height:3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qj8MAAADbAAAADwAAAGRycy9kb3ducmV2LnhtbESPzWrDMBCE74W8g9hAbo1cI0LiRAml&#10;pRBKL/k55LhYW9nUWhlrm7hvXxUKOQ4z8w2z2Y2hU1caUhvZwtO8AEVcR9eyt3A+vT0uQSVBdthF&#10;Jgs/lGC3nTxssHLxxge6HsWrDOFUoYVGpK+0TnVDAdM89sTZ+4xDQMly8NoNeMvw0OmyKBY6YMt5&#10;ocGeXhqqv47fwcLlHD5WpXkN3viTHITe29IsrJ1Nx+c1KKFR7uH/9t5ZMAb+vuQf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BKo/DAAAA2wAAAA8AAAAAAAAAAAAA&#10;AAAAoQIAAGRycy9kb3ducmV2LnhtbFBLBQYAAAAABAAEAPkAAACRAwAAAAA=&#10;">
                  <v:stroke endarrow="block"/>
                </v:shape>
                <v:shape id="AutoShape 40" o:spid="_x0000_s1058" type="#_x0000_t32" style="position:absolute;left:29298;top:8655;width:39;height:52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41" o:spid="_x0000_s1059" type="#_x0000_t32" style="position:absolute;left:53949;top:8642;width:6;height:5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AutoShape 42" o:spid="_x0000_s1060" type="#_x0000_t32" style="position:absolute;left:59613;top:7042;width:14878;height:68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CFEcMAAADbAAAADwAAAGRycy9kb3ducmV2LnhtbESPT2vCQBTE7wW/w/KE3urGEKRGV5GW&#10;Qile/HPw+Mg+N8Hs25B91fjt3YLQ4zAzv2GW68G36kp9bAIbmE4yUMRVsA07A8fD19s7qCjIFtvA&#10;ZOBOEdar0csSSxtuvKPrXpxKEI4lGqhFulLrWNXkMU5CR5y8c+g9SpK907bHW4L7VudZNtMeG04L&#10;NXb0UVN12f96A6ej387z4tO7wh1kJ/TT5MXMmNfxsFmAEhrkP/xsf1sDxRz+vqQf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hRHDAAAA2wAAAA8AAAAAAAAAAAAA&#10;AAAAoQIAAGRycy9kb3ducmV2LnhtbFBLBQYAAAAABAAEAPkAAACRAwAAAAA=&#10;">
                  <v:stroke endarrow="block"/>
                </v:shape>
                <v:shape id="AutoShape 43" o:spid="_x0000_s1061" type="#_x0000_t32" style="position:absolute;left:29298;top:18573;width:39;height:7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44" o:spid="_x0000_s1062" type="#_x0000_t32" style="position:absolute;left:74491;top:18484;width:26;height:74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wMAMIAAADbAAAADwAAAGRycy9kb3ducmV2LnhtbESPwWrDMBBE74X8g9hAbo2cgEtxo4Q2&#10;EDC9hLqF9rhYG1vEWhlLtey/jwKFHoeZecPsDpPtxEiDN44VbNYZCOLaacONgq/P0+MzCB+QNXaO&#10;ScFMHg77xcMOC+0if9BYhUYkCPsCFbQh9IWUvm7Jol+7njh5FzdYDEkOjdQDxgS3ndxm2ZO0aDgt&#10;tNjTsaX6Wv1aBSaezdiXx/j2/v3jdSQz584otVpOry8gAk3hP/zXLrWCfAP3L+kHyP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wMAMIAAADbAAAADwAAAAAAAAAAAAAA&#10;AAChAgAAZHJzL2Rvd25yZXYueG1sUEsFBgAAAAAEAAQA+QAAAJADAAAAAA==&#10;">
                  <v:stroke endarrow="block"/>
                </v:shape>
                <v:shape id="Text Box 45" o:spid="_x0000_s1063" type="#_x0000_t202" style="position:absolute;left:29298;top:23266;width:10237;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8B33A2" w:rsidRDefault="008B33A2" w:rsidP="00B12E48">
                        <w:pPr>
                          <w:spacing w:after="120" w:line="240" w:lineRule="auto"/>
                          <w:jc w:val="center"/>
                        </w:pPr>
                        <w:r>
                          <w:t>Better market access?</w:t>
                        </w:r>
                      </w:p>
                    </w:txbxContent>
                  </v:textbox>
                </v:shape>
                <v:shape id="AutoShape 46" o:spid="_x0000_s1064" type="#_x0000_t32" style="position:absolute;left:29254;top:49612;width:44;height:2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47" o:spid="_x0000_s1065" type="#_x0000_t32" style="position:absolute;left:53924;top:49695;width:6;height:2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8" o:spid="_x0000_s1066" type="#_x0000_t32" style="position:absolute;left:74498;top:49612;width:6;height:2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Text Box 49" o:spid="_x0000_s1067" type="#_x0000_t202" style="position:absolute;left:33235;top:37871;width:7951;height:11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rsidR="008B33A2" w:rsidRDefault="008B33A2" w:rsidP="00B12E48">
                        <w:pPr>
                          <w:spacing w:after="120" w:line="240" w:lineRule="auto"/>
                          <w:jc w:val="center"/>
                        </w:pPr>
                        <w:r>
                          <w:t>Index-based livestock insurance</w:t>
                        </w:r>
                        <w:del w:id="262" w:author="Author">
                          <w:r w:rsidDel="00BF7A8D">
                            <w:delText xml:space="preserve"> (IBLI)</w:delText>
                          </w:r>
                        </w:del>
                      </w:p>
                    </w:txbxContent>
                  </v:textbox>
                </v:shape>
                <v:shape id="Text Box 50" o:spid="_x0000_s1068" type="#_x0000_t202" style="position:absolute;left:19056;top:52292;width:6134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YsUA&#10;AADbAAAADwAAAGRycy9kb3ducmV2LnhtbESPQWvCQBSE70L/w/KEXkQ3rW200VVKoaI3q2Kvj+wz&#10;Cc2+TXe3Mf57tyB4HGbmG2a+7EwtWnK+sqzgaZSAIM6trrhQcNh/DqcgfEDWWFsmBRfysFw89OaY&#10;aXvmL2p3oRARwj5DBWUITSalz0sy6Ee2IY7eyTqDIUpXSO3wHOGmls9JkkqDFceFEhv6KCn/2f0Z&#10;BdOXdfvtN+PtMU9P9VsYTNrVr1Pqsd+9z0AE6sI9fGuvtYLXCf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1ixQAAANsAAAAPAAAAAAAAAAAAAAAAAJgCAABkcnMv&#10;ZG93bnJldi54bWxQSwUGAAAAAAQABAD1AAAAigMAAAAA&#10;">
                  <v:textbox>
                    <w:txbxContent>
                      <w:p w:rsidR="008B33A2" w:rsidRDefault="008B33A2" w:rsidP="00B12E48">
                        <w:pPr>
                          <w:spacing w:after="120" w:line="240" w:lineRule="auto"/>
                          <w:jc w:val="center"/>
                        </w:pPr>
                        <w:r>
                          <w:t>Cross-cutting interventions: governance, infrastructure, health, family planning, education, gender</w:t>
                        </w:r>
                      </w:p>
                    </w:txbxContent>
                  </v:textbox>
                </v:shape>
                <w10:anchorlock/>
              </v:group>
            </w:pict>
          </mc:Fallback>
        </mc:AlternateContent>
      </w:r>
    </w:p>
    <w:p w:rsidR="00D06E4C" w:rsidRDefault="00E81796">
      <w:pPr>
        <w:spacing w:after="0" w:line="240" w:lineRule="auto"/>
        <w:rPr>
          <w:rFonts w:ascii="Times New Roman" w:hAnsi="Times New Roman"/>
        </w:rPr>
      </w:pPr>
      <w:bookmarkStart w:id="255" w:name="_Toc308442613"/>
      <w:bookmarkStart w:id="256" w:name="_Toc308442667"/>
      <w:bookmarkStart w:id="257" w:name="_Toc315372526"/>
      <w:r>
        <w:rPr>
          <w:rFonts w:ascii="Times New Roman" w:hAnsi="Times New Roman"/>
        </w:rPr>
        <w:lastRenderedPageBreak/>
        <w:t xml:space="preserve">Source: Authors’ construction. </w:t>
      </w:r>
    </w:p>
    <w:p w:rsidR="00E81796" w:rsidRDefault="00E81796">
      <w:pPr>
        <w:spacing w:after="0" w:line="240" w:lineRule="auto"/>
        <w:rPr>
          <w:rFonts w:ascii="Times New Roman" w:eastAsia="Calibri" w:hAnsi="Times New Roman"/>
          <w:b/>
          <w:bCs/>
          <w:sz w:val="24"/>
          <w:szCs w:val="24"/>
        </w:rPr>
      </w:pPr>
      <w:r>
        <w:rPr>
          <w:rFonts w:ascii="Times New Roman" w:hAnsi="Times New Roman"/>
        </w:rPr>
        <w:t xml:space="preserve">Notes: *ICT refers to </w:t>
      </w:r>
      <w:r w:rsidR="00450E18">
        <w:rPr>
          <w:rFonts w:ascii="Times New Roman" w:hAnsi="Times New Roman"/>
        </w:rPr>
        <w:t>Information Communication Technologies.</w:t>
      </w:r>
    </w:p>
    <w:p w:rsidR="00487F99" w:rsidRPr="003351A3" w:rsidRDefault="00487F99">
      <w:pPr>
        <w:pStyle w:val="Heading1"/>
        <w:rPr>
          <w:rFonts w:ascii="Times New Roman" w:hAnsi="Times New Roman"/>
        </w:rPr>
      </w:pPr>
      <w:r w:rsidRPr="003351A3">
        <w:rPr>
          <w:rFonts w:ascii="Times New Roman" w:hAnsi="Times New Roman"/>
        </w:rPr>
        <w:lastRenderedPageBreak/>
        <w:t xml:space="preserve">4. The </w:t>
      </w:r>
      <w:r w:rsidR="00520EFF">
        <w:rPr>
          <w:rFonts w:ascii="Times New Roman" w:hAnsi="Times New Roman"/>
        </w:rPr>
        <w:t>S</w:t>
      </w:r>
      <w:r w:rsidRPr="003351A3">
        <w:rPr>
          <w:rFonts w:ascii="Times New Roman" w:hAnsi="Times New Roman"/>
        </w:rPr>
        <w:t xml:space="preserve">cope for </w:t>
      </w:r>
      <w:proofErr w:type="spellStart"/>
      <w:r w:rsidR="00520EFF">
        <w:rPr>
          <w:rFonts w:ascii="Times New Roman" w:hAnsi="Times New Roman"/>
        </w:rPr>
        <w:t>N</w:t>
      </w:r>
      <w:r w:rsidRPr="003351A3">
        <w:rPr>
          <w:rFonts w:ascii="Times New Roman" w:hAnsi="Times New Roman"/>
        </w:rPr>
        <w:t>onlivestock</w:t>
      </w:r>
      <w:proofErr w:type="spellEnd"/>
      <w:r w:rsidRPr="003351A3">
        <w:rPr>
          <w:rFonts w:ascii="Times New Roman" w:hAnsi="Times New Roman"/>
        </w:rPr>
        <w:t xml:space="preserve"> </w:t>
      </w:r>
      <w:r w:rsidR="00520EFF">
        <w:rPr>
          <w:rFonts w:ascii="Times New Roman" w:hAnsi="Times New Roman"/>
        </w:rPr>
        <w:t>D</w:t>
      </w:r>
      <w:r w:rsidRPr="003351A3">
        <w:rPr>
          <w:rFonts w:ascii="Times New Roman" w:hAnsi="Times New Roman"/>
        </w:rPr>
        <w:t xml:space="preserve">evelopment </w:t>
      </w:r>
      <w:r w:rsidR="00520EFF">
        <w:rPr>
          <w:rFonts w:ascii="Times New Roman" w:hAnsi="Times New Roman"/>
        </w:rPr>
        <w:t>S</w:t>
      </w:r>
      <w:r w:rsidRPr="003351A3">
        <w:rPr>
          <w:rFonts w:ascii="Times New Roman" w:hAnsi="Times New Roman"/>
        </w:rPr>
        <w:t xml:space="preserve">trategies in </w:t>
      </w:r>
      <w:ins w:id="258" w:author="Author">
        <w:r w:rsidR="00056D34">
          <w:rPr>
            <w:rFonts w:ascii="Times New Roman" w:hAnsi="Times New Roman"/>
          </w:rPr>
          <w:t>Arid and Semiarid L</w:t>
        </w:r>
        <w:r w:rsidR="00056D34" w:rsidRPr="00056D34">
          <w:rPr>
            <w:rFonts w:ascii="Times New Roman" w:hAnsi="Times New Roman"/>
          </w:rPr>
          <w:t>owlands</w:t>
        </w:r>
        <w:r w:rsidR="00056D34" w:rsidRPr="00056D34" w:rsidDel="00056D34">
          <w:rPr>
            <w:rFonts w:ascii="Times New Roman" w:hAnsi="Times New Roman"/>
          </w:rPr>
          <w:t xml:space="preserve"> </w:t>
        </w:r>
      </w:ins>
      <w:del w:id="259" w:author="Author">
        <w:r w:rsidRPr="003351A3" w:rsidDel="00056D34">
          <w:rPr>
            <w:rFonts w:ascii="Times New Roman" w:hAnsi="Times New Roman"/>
          </w:rPr>
          <w:delText>ASAL regions</w:delText>
        </w:r>
      </w:del>
      <w:bookmarkEnd w:id="255"/>
      <w:bookmarkEnd w:id="256"/>
      <w:bookmarkEnd w:id="257"/>
    </w:p>
    <w:p w:rsidR="00487F99" w:rsidRPr="003351A3" w:rsidRDefault="00487F99" w:rsidP="009C0C69">
      <w:pPr>
        <w:spacing w:after="120" w:line="240" w:lineRule="auto"/>
        <w:rPr>
          <w:rFonts w:ascii="Times New Roman" w:hAnsi="Times New Roman"/>
        </w:rPr>
      </w:pPr>
      <w:r w:rsidRPr="003351A3">
        <w:rPr>
          <w:rFonts w:ascii="Times New Roman" w:hAnsi="Times New Roman"/>
        </w:rPr>
        <w:t xml:space="preserve">The framework above poses the basic question as to how policymakers should invest in the livestock or </w:t>
      </w:r>
      <w:del w:id="260" w:author="Author">
        <w:r w:rsidRPr="003351A3" w:rsidDel="00056D34">
          <w:rPr>
            <w:rFonts w:ascii="Times New Roman" w:hAnsi="Times New Roman"/>
          </w:rPr>
          <w:delText xml:space="preserve">in </w:delText>
        </w:r>
      </w:del>
      <w:proofErr w:type="spellStart"/>
      <w:r w:rsidRPr="003351A3">
        <w:rPr>
          <w:rFonts w:ascii="Times New Roman" w:hAnsi="Times New Roman"/>
        </w:rPr>
        <w:t>nonlivestock</w:t>
      </w:r>
      <w:proofErr w:type="spellEnd"/>
      <w:r w:rsidRPr="003351A3">
        <w:rPr>
          <w:rFonts w:ascii="Times New Roman" w:hAnsi="Times New Roman"/>
        </w:rPr>
        <w:t xml:space="preserve"> sectors, including settled farming and nonfarm activities. While there is substantial pessimism regarding the notion that pastoralism is a viable sector worthy of public investment, the question of where to invest is clearly a relative one. In this section we therefore begin by looking at the potential for </w:t>
      </w:r>
      <w:proofErr w:type="spellStart"/>
      <w:r w:rsidRPr="003351A3">
        <w:rPr>
          <w:rFonts w:ascii="Times New Roman" w:hAnsi="Times New Roman"/>
        </w:rPr>
        <w:t>nonlivestock</w:t>
      </w:r>
      <w:proofErr w:type="spellEnd"/>
      <w:r w:rsidRPr="003351A3">
        <w:rPr>
          <w:rFonts w:ascii="Times New Roman" w:hAnsi="Times New Roman"/>
        </w:rPr>
        <w:t xml:space="preserve"> investments. </w:t>
      </w:r>
    </w:p>
    <w:p w:rsidR="00487F99" w:rsidRPr="00D06E4C" w:rsidRDefault="00487F99" w:rsidP="002F0E0E">
      <w:pPr>
        <w:pStyle w:val="Heading2"/>
        <w:rPr>
          <w:rFonts w:ascii="Times New Roman" w:hAnsi="Times New Roman"/>
          <w:i/>
          <w:color w:val="auto"/>
          <w:sz w:val="22"/>
          <w:szCs w:val="22"/>
        </w:rPr>
      </w:pPr>
      <w:bookmarkStart w:id="261" w:name="_Toc315372527"/>
      <w:commentRangeStart w:id="262"/>
      <w:del w:id="263" w:author="Author">
        <w:r w:rsidRPr="00D06E4C" w:rsidDel="00520EFF">
          <w:rPr>
            <w:rFonts w:ascii="Times New Roman" w:hAnsi="Times New Roman"/>
            <w:i/>
            <w:color w:val="auto"/>
            <w:sz w:val="22"/>
            <w:szCs w:val="22"/>
          </w:rPr>
          <w:delText xml:space="preserve">4.1 </w:delText>
        </w:r>
      </w:del>
      <w:proofErr w:type="spellStart"/>
      <w:r w:rsidRPr="00434DF3">
        <w:rPr>
          <w:rFonts w:ascii="Times New Roman" w:hAnsi="Times New Roman"/>
          <w:i/>
          <w:color w:val="auto"/>
          <w:sz w:val="22"/>
          <w:szCs w:val="22"/>
        </w:rPr>
        <w:t>Agropastoralism</w:t>
      </w:r>
      <w:proofErr w:type="spellEnd"/>
      <w:r w:rsidRPr="00434DF3">
        <w:rPr>
          <w:rFonts w:ascii="Times New Roman" w:hAnsi="Times New Roman"/>
          <w:i/>
          <w:color w:val="auto"/>
          <w:sz w:val="22"/>
          <w:szCs w:val="22"/>
        </w:rPr>
        <w:t xml:space="preserve"> and </w:t>
      </w:r>
      <w:r w:rsidR="00520EFF" w:rsidRPr="00434DF3">
        <w:rPr>
          <w:rFonts w:ascii="Times New Roman" w:hAnsi="Times New Roman"/>
          <w:i/>
          <w:color w:val="auto"/>
          <w:sz w:val="22"/>
          <w:szCs w:val="22"/>
        </w:rPr>
        <w:t>R</w:t>
      </w:r>
      <w:r w:rsidRPr="00434DF3">
        <w:rPr>
          <w:rFonts w:ascii="Times New Roman" w:hAnsi="Times New Roman"/>
          <w:i/>
          <w:color w:val="auto"/>
          <w:sz w:val="22"/>
          <w:szCs w:val="22"/>
        </w:rPr>
        <w:t xml:space="preserve">ural </w:t>
      </w:r>
      <w:r w:rsidR="00520EFF" w:rsidRPr="00434DF3">
        <w:rPr>
          <w:rFonts w:ascii="Times New Roman" w:hAnsi="Times New Roman"/>
          <w:i/>
          <w:color w:val="auto"/>
          <w:sz w:val="22"/>
          <w:szCs w:val="22"/>
        </w:rPr>
        <w:t>N</w:t>
      </w:r>
      <w:r w:rsidRPr="00434DF3">
        <w:rPr>
          <w:rFonts w:ascii="Times New Roman" w:hAnsi="Times New Roman"/>
          <w:i/>
          <w:color w:val="auto"/>
          <w:sz w:val="22"/>
          <w:szCs w:val="22"/>
        </w:rPr>
        <w:t xml:space="preserve">onfarm </w:t>
      </w:r>
      <w:r w:rsidR="00520EFF" w:rsidRPr="00434DF3">
        <w:rPr>
          <w:rFonts w:ascii="Times New Roman" w:hAnsi="Times New Roman"/>
          <w:i/>
          <w:color w:val="auto"/>
          <w:sz w:val="22"/>
          <w:szCs w:val="22"/>
        </w:rPr>
        <w:t>E</w:t>
      </w:r>
      <w:r w:rsidRPr="00434DF3">
        <w:rPr>
          <w:rFonts w:ascii="Times New Roman" w:hAnsi="Times New Roman"/>
          <w:i/>
          <w:color w:val="auto"/>
          <w:sz w:val="22"/>
          <w:szCs w:val="22"/>
        </w:rPr>
        <w:t>mployment</w:t>
      </w:r>
      <w:bookmarkEnd w:id="261"/>
      <w:commentRangeEnd w:id="262"/>
      <w:r w:rsidR="00520EFF">
        <w:rPr>
          <w:rStyle w:val="CommentReference"/>
          <w:rFonts w:ascii="Calibri" w:eastAsia="Times New Roman" w:hAnsi="Calibri"/>
          <w:b w:val="0"/>
          <w:bCs w:val="0"/>
          <w:color w:val="auto"/>
        </w:rPr>
        <w:commentReference w:id="262"/>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Sedentary farming is the second</w:t>
      </w:r>
      <w:r w:rsidR="00056D34">
        <w:rPr>
          <w:rFonts w:ascii="Times New Roman" w:hAnsi="Times New Roman"/>
        </w:rPr>
        <w:t>-</w:t>
      </w:r>
      <w:r w:rsidRPr="003351A3">
        <w:rPr>
          <w:rFonts w:ascii="Times New Roman" w:hAnsi="Times New Roman"/>
        </w:rPr>
        <w:t>largest livelihood in ASAL</w:t>
      </w:r>
      <w:del w:id="264" w:author="Author">
        <w:r w:rsidRPr="003351A3" w:rsidDel="00056D34">
          <w:rPr>
            <w:rFonts w:ascii="Times New Roman" w:hAnsi="Times New Roman"/>
          </w:rPr>
          <w:delText xml:space="preserve"> regions</w:delText>
        </w:r>
      </w:del>
      <w:r w:rsidRPr="003351A3">
        <w:rPr>
          <w:rFonts w:ascii="Times New Roman" w:hAnsi="Times New Roman"/>
        </w:rPr>
        <w:t xml:space="preserve">. In </w:t>
      </w:r>
      <w:r w:rsidR="00056D34">
        <w:rPr>
          <w:rFonts w:ascii="Times New Roman" w:hAnsi="Times New Roman"/>
        </w:rPr>
        <w:t xml:space="preserve">the </w:t>
      </w:r>
      <w:r w:rsidRPr="003351A3">
        <w:rPr>
          <w:rFonts w:ascii="Times New Roman" w:hAnsi="Times New Roman"/>
        </w:rPr>
        <w:t xml:space="preserve">Somali region of Ethiopia, for example, Devereux (2006) found that almost half of all households were engaged in some type of crop production. Moreover, there is substantial evidence that pastoralists have been rapidly moving out of pure pastoralism and into </w:t>
      </w:r>
      <w:proofErr w:type="spellStart"/>
      <w:r w:rsidRPr="003351A3">
        <w:rPr>
          <w:rFonts w:ascii="Times New Roman" w:hAnsi="Times New Roman"/>
        </w:rPr>
        <w:t>agropastoralism</w:t>
      </w:r>
      <w:proofErr w:type="spellEnd"/>
      <w:r w:rsidRPr="003351A3">
        <w:rPr>
          <w:rFonts w:ascii="Times New Roman" w:hAnsi="Times New Roman"/>
        </w:rPr>
        <w:t xml:space="preserve">. However, to date, this diversification has not been a positive transformation process because most such households have been pushed out of pastoralism by a combination of shocks (droughts, disease outbreaks) and stresses (population growth, grazing land encroachment), rather than pulled out by more remunerative </w:t>
      </w:r>
      <w:proofErr w:type="spellStart"/>
      <w:r w:rsidRPr="003351A3">
        <w:rPr>
          <w:rFonts w:ascii="Times New Roman" w:hAnsi="Times New Roman"/>
        </w:rPr>
        <w:t>nonpastoralist</w:t>
      </w:r>
      <w:proofErr w:type="spellEnd"/>
      <w:r w:rsidRPr="003351A3">
        <w:rPr>
          <w:rFonts w:ascii="Times New Roman" w:hAnsi="Times New Roman"/>
        </w:rPr>
        <w:t xml:space="preserve"> opportunities. This is evident from the fact that </w:t>
      </w:r>
      <w:proofErr w:type="spellStart"/>
      <w:r w:rsidRPr="003351A3">
        <w:rPr>
          <w:rFonts w:ascii="Times New Roman" w:hAnsi="Times New Roman"/>
        </w:rPr>
        <w:t>agropastoralists</w:t>
      </w:r>
      <w:proofErr w:type="spellEnd"/>
      <w:r w:rsidRPr="003351A3">
        <w:rPr>
          <w:rFonts w:ascii="Times New Roman" w:hAnsi="Times New Roman"/>
        </w:rPr>
        <w:t xml:space="preserve"> are generally substantially poorer than specialized pastoralists.</w:t>
      </w:r>
      <w:r w:rsidR="003351A3" w:rsidRPr="003351A3">
        <w:rPr>
          <w:rFonts w:ascii="Times New Roman" w:hAnsi="Times New Roman"/>
        </w:rPr>
        <w:t xml:space="preserve"> </w:t>
      </w:r>
      <w:r w:rsidRPr="003351A3">
        <w:rPr>
          <w:rFonts w:ascii="Times New Roman" w:hAnsi="Times New Roman"/>
        </w:rPr>
        <w:t>Outside of irrigation, sedentary farming in these environments is low input</w:t>
      </w:r>
      <w:r w:rsidR="00056D34">
        <w:rPr>
          <w:rFonts w:ascii="Times New Roman" w:hAnsi="Times New Roman"/>
        </w:rPr>
        <w:t>–</w:t>
      </w:r>
      <w:r w:rsidRPr="003351A3">
        <w:rPr>
          <w:rFonts w:ascii="Times New Roman" w:hAnsi="Times New Roman"/>
        </w:rPr>
        <w:t xml:space="preserve">low output, and just as vulnerable to drought (and flooding) as pastoralism.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Another adverse effect of the push out of pastoralism is a growing trade in charcoal and firewood on the back of high demand and few alternative livelihood sources. Although this trade still pays very poorly (Devereux 2006), it has disastrous effects on the local environment and negative spillovers on the major livelihood in the region, pastoralism.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In addition to </w:t>
      </w:r>
      <w:ins w:id="265" w:author="Author">
        <w:r w:rsidR="00056D34">
          <w:rPr>
            <w:rFonts w:ascii="Times New Roman" w:hAnsi="Times New Roman"/>
          </w:rPr>
          <w:t xml:space="preserve">the move toward </w:t>
        </w:r>
      </w:ins>
      <w:r w:rsidRPr="003351A3">
        <w:rPr>
          <w:rFonts w:ascii="Times New Roman" w:hAnsi="Times New Roman"/>
        </w:rPr>
        <w:t xml:space="preserve">sedentary farming, many donor-driven interventions have tried to diversify livelihoods through microfinance and vocational </w:t>
      </w:r>
      <w:ins w:id="266" w:author="Author">
        <w:r w:rsidR="0049598F">
          <w:rPr>
            <w:rFonts w:ascii="Times New Roman" w:hAnsi="Times New Roman"/>
          </w:rPr>
          <w:t>project</w:t>
        </w:r>
      </w:ins>
      <w:del w:id="267" w:author="Author">
        <w:r w:rsidRPr="003351A3" w:rsidDel="0049598F">
          <w:rPr>
            <w:rFonts w:ascii="Times New Roman" w:hAnsi="Times New Roman"/>
          </w:rPr>
          <w:delText>scheme</w:delText>
        </w:r>
      </w:del>
      <w:r w:rsidRPr="003351A3">
        <w:rPr>
          <w:rFonts w:ascii="Times New Roman" w:hAnsi="Times New Roman"/>
        </w:rPr>
        <w:t xml:space="preserve">s. It is very difficult to make any general statements based on these projects because the interventions differ, because very few are implemented at scale, and because there is very little objective evaluation of such </w:t>
      </w:r>
      <w:ins w:id="268" w:author="Author">
        <w:r w:rsidR="0049598F">
          <w:rPr>
            <w:rFonts w:ascii="Times New Roman" w:hAnsi="Times New Roman"/>
          </w:rPr>
          <w:t>project</w:t>
        </w:r>
      </w:ins>
      <w:del w:id="269" w:author="Author">
        <w:r w:rsidRPr="003351A3" w:rsidDel="0049598F">
          <w:rPr>
            <w:rFonts w:ascii="Times New Roman" w:hAnsi="Times New Roman"/>
          </w:rPr>
          <w:delText>scheme</w:delText>
        </w:r>
      </w:del>
      <w:r w:rsidRPr="003351A3">
        <w:rPr>
          <w:rFonts w:ascii="Times New Roman" w:hAnsi="Times New Roman"/>
        </w:rPr>
        <w:t>s. It is also impossible to say what potential there is for scaling up</w:t>
      </w:r>
      <w:r w:rsidR="003317DD">
        <w:rPr>
          <w:rFonts w:ascii="Times New Roman" w:hAnsi="Times New Roman"/>
        </w:rPr>
        <w:t>,</w:t>
      </w:r>
      <w:r w:rsidRPr="003351A3">
        <w:rPr>
          <w:rFonts w:ascii="Times New Roman" w:hAnsi="Times New Roman"/>
        </w:rPr>
        <w:t xml:space="preserve"> given demand constraints. In light of these </w:t>
      </w:r>
      <w:del w:id="270" w:author="Author">
        <w:r w:rsidRPr="003351A3" w:rsidDel="003317DD">
          <w:rPr>
            <w:rFonts w:ascii="Times New Roman" w:hAnsi="Times New Roman"/>
          </w:rPr>
          <w:delText xml:space="preserve">constraints </w:delText>
        </w:r>
      </w:del>
      <w:ins w:id="271" w:author="Author">
        <w:r w:rsidR="003317DD">
          <w:rPr>
            <w:rFonts w:ascii="Times New Roman" w:hAnsi="Times New Roman"/>
          </w:rPr>
          <w:t>limitations</w:t>
        </w:r>
        <w:r w:rsidR="003317DD" w:rsidRPr="003351A3">
          <w:rPr>
            <w:rFonts w:ascii="Times New Roman" w:hAnsi="Times New Roman"/>
          </w:rPr>
          <w:t xml:space="preserve"> </w:t>
        </w:r>
      </w:ins>
      <w:r w:rsidRPr="003351A3">
        <w:rPr>
          <w:rFonts w:ascii="Times New Roman" w:hAnsi="Times New Roman"/>
        </w:rPr>
        <w:t xml:space="preserve">we instead focus on the more robust evidence on how pastoralists themselves have diversified their livelihoods. Again, the Devereux (2006) study of Somali and the </w:t>
      </w:r>
      <w:del w:id="272" w:author="Author">
        <w:r w:rsidRPr="003351A3" w:rsidDel="003317DD">
          <w:rPr>
            <w:rFonts w:ascii="Times New Roman" w:hAnsi="Times New Roman"/>
          </w:rPr>
          <w:delText>P</w:delText>
        </w:r>
      </w:del>
      <w:ins w:id="273" w:author="Author">
        <w:r w:rsidR="003317DD" w:rsidRPr="003317DD">
          <w:rPr>
            <w:rFonts w:ascii="Times New Roman" w:hAnsi="Times New Roman"/>
          </w:rPr>
          <w:t>Pastoral Risk Management (</w:t>
        </w:r>
        <w:r w:rsidR="003317DD">
          <w:rPr>
            <w:rFonts w:ascii="Times New Roman" w:hAnsi="Times New Roman"/>
          </w:rPr>
          <w:t>P</w:t>
        </w:r>
      </w:ins>
      <w:r w:rsidRPr="003351A3">
        <w:rPr>
          <w:rFonts w:ascii="Times New Roman" w:hAnsi="Times New Roman"/>
        </w:rPr>
        <w:t>ARIMA</w:t>
      </w:r>
      <w:ins w:id="274" w:author="Author">
        <w:r w:rsidR="003317DD">
          <w:rPr>
            <w:rFonts w:ascii="Times New Roman" w:hAnsi="Times New Roman"/>
          </w:rPr>
          <w:t>)</w:t>
        </w:r>
      </w:ins>
      <w:r w:rsidRPr="003351A3">
        <w:rPr>
          <w:rFonts w:ascii="Times New Roman" w:hAnsi="Times New Roman"/>
        </w:rPr>
        <w:t xml:space="preserve"> study of southern Ethiopia and northern Kenya </w:t>
      </w:r>
      <w:r w:rsidR="00450E18">
        <w:rPr>
          <w:rFonts w:ascii="Times New Roman" w:hAnsi="Times New Roman"/>
        </w:rPr>
        <w:t>(</w:t>
      </w:r>
      <w:proofErr w:type="spellStart"/>
      <w:r w:rsidR="00450E18">
        <w:rPr>
          <w:rFonts w:ascii="Times New Roman" w:hAnsi="Times New Roman"/>
        </w:rPr>
        <w:t>McPeak</w:t>
      </w:r>
      <w:proofErr w:type="spellEnd"/>
      <w:r w:rsidR="00450E18">
        <w:rPr>
          <w:rFonts w:ascii="Times New Roman" w:hAnsi="Times New Roman"/>
        </w:rPr>
        <w:t xml:space="preserve"> et al. 2011) </w:t>
      </w:r>
      <w:r w:rsidRPr="003351A3">
        <w:rPr>
          <w:rFonts w:ascii="Times New Roman" w:hAnsi="Times New Roman"/>
        </w:rPr>
        <w:t>are perhaps the most instructive (see also DRMFSS</w:t>
      </w:r>
      <w:r w:rsidR="003317DD">
        <w:rPr>
          <w:rFonts w:ascii="Times New Roman" w:hAnsi="Times New Roman"/>
        </w:rPr>
        <w:t xml:space="preserve"> and </w:t>
      </w:r>
      <w:r w:rsidRPr="003351A3">
        <w:rPr>
          <w:rFonts w:ascii="Times New Roman" w:hAnsi="Times New Roman"/>
        </w:rPr>
        <w:t xml:space="preserve">USAID 2011 for a livelihoods atlas of Ethiopia based </w:t>
      </w:r>
      <w:del w:id="275" w:author="Author">
        <w:r w:rsidRPr="003351A3" w:rsidDel="003317DD">
          <w:rPr>
            <w:rFonts w:ascii="Times New Roman" w:hAnsi="Times New Roman"/>
          </w:rPr>
          <w:delText xml:space="preserve">more </w:delText>
        </w:r>
      </w:del>
      <w:ins w:id="276" w:author="Author">
        <w:r w:rsidR="003317DD">
          <w:rPr>
            <w:rFonts w:ascii="Times New Roman" w:hAnsi="Times New Roman"/>
          </w:rPr>
          <w:t xml:space="preserve">largely </w:t>
        </w:r>
      </w:ins>
      <w:r w:rsidRPr="003351A3">
        <w:rPr>
          <w:rFonts w:ascii="Times New Roman" w:hAnsi="Times New Roman"/>
        </w:rPr>
        <w:t xml:space="preserve">on group interviews).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A key finding from the Devereux (2006) study is that </w:t>
      </w:r>
      <w:del w:id="277" w:author="Author">
        <w:r w:rsidRPr="003351A3" w:rsidDel="00C93524">
          <w:rPr>
            <w:rFonts w:ascii="Times New Roman" w:hAnsi="Times New Roman"/>
          </w:rPr>
          <w:delText xml:space="preserve">there are indeed </w:delText>
        </w:r>
      </w:del>
      <w:r w:rsidRPr="003351A3">
        <w:rPr>
          <w:rFonts w:ascii="Times New Roman" w:hAnsi="Times New Roman"/>
        </w:rPr>
        <w:t xml:space="preserve">a huge range of </w:t>
      </w:r>
      <w:proofErr w:type="spellStart"/>
      <w:r w:rsidRPr="003351A3">
        <w:rPr>
          <w:rFonts w:ascii="Times New Roman" w:hAnsi="Times New Roman"/>
        </w:rPr>
        <w:t>non</w:t>
      </w:r>
      <w:del w:id="278" w:author="Author">
        <w:r w:rsidRPr="003351A3" w:rsidDel="008328FA">
          <w:rPr>
            <w:rFonts w:ascii="Times New Roman" w:hAnsi="Times New Roman"/>
          </w:rPr>
          <w:delText>-</w:delText>
        </w:r>
      </w:del>
      <w:r w:rsidRPr="003351A3">
        <w:rPr>
          <w:rFonts w:ascii="Times New Roman" w:hAnsi="Times New Roman"/>
        </w:rPr>
        <w:t>pastoralist</w:t>
      </w:r>
      <w:proofErr w:type="spellEnd"/>
      <w:r w:rsidRPr="003351A3">
        <w:rPr>
          <w:rFonts w:ascii="Times New Roman" w:hAnsi="Times New Roman"/>
        </w:rPr>
        <w:t xml:space="preserve"> activities </w:t>
      </w:r>
      <w:ins w:id="279" w:author="Author">
        <w:r w:rsidR="00C93524">
          <w:rPr>
            <w:rFonts w:ascii="Times New Roman" w:hAnsi="Times New Roman"/>
          </w:rPr>
          <w:t xml:space="preserve">are </w:t>
        </w:r>
        <w:r w:rsidR="00C93524" w:rsidRPr="003351A3">
          <w:rPr>
            <w:rFonts w:ascii="Times New Roman" w:hAnsi="Times New Roman"/>
          </w:rPr>
          <w:t xml:space="preserve">indeed </w:t>
        </w:r>
      </w:ins>
      <w:r w:rsidRPr="003351A3">
        <w:rPr>
          <w:rFonts w:ascii="Times New Roman" w:hAnsi="Times New Roman"/>
        </w:rPr>
        <w:t xml:space="preserve">pursued. However, as Table </w:t>
      </w:r>
      <w:del w:id="280" w:author="Author">
        <w:r w:rsidRPr="003351A3" w:rsidDel="003317DD">
          <w:rPr>
            <w:rFonts w:ascii="Times New Roman" w:hAnsi="Times New Roman"/>
          </w:rPr>
          <w:delText xml:space="preserve">4 </w:delText>
        </w:r>
      </w:del>
      <w:ins w:id="281" w:author="Author">
        <w:r w:rsidR="003317DD">
          <w:rPr>
            <w:rFonts w:ascii="Times New Roman" w:hAnsi="Times New Roman"/>
          </w:rPr>
          <w:t>4.1</w:t>
        </w:r>
        <w:r w:rsidR="003317DD" w:rsidRPr="003351A3">
          <w:rPr>
            <w:rFonts w:ascii="Times New Roman" w:hAnsi="Times New Roman"/>
          </w:rPr>
          <w:t xml:space="preserve"> </w:t>
        </w:r>
      </w:ins>
      <w:r w:rsidRPr="003351A3">
        <w:rPr>
          <w:rFonts w:ascii="Times New Roman" w:hAnsi="Times New Roman"/>
        </w:rPr>
        <w:t xml:space="preserve">demonstrates, very few of these activities return as much income as livestock production and still employ a sizable share of the population. Crop farming and livestock production earn roughly the same (210 and 216 </w:t>
      </w:r>
      <w:ins w:id="282" w:author="Author">
        <w:r w:rsidR="00B3235A">
          <w:rPr>
            <w:rFonts w:ascii="Times New Roman" w:hAnsi="Times New Roman"/>
          </w:rPr>
          <w:t xml:space="preserve">Ethiopian </w:t>
        </w:r>
      </w:ins>
      <w:r w:rsidRPr="003351A3">
        <w:rPr>
          <w:rFonts w:ascii="Times New Roman" w:hAnsi="Times New Roman"/>
        </w:rPr>
        <w:t xml:space="preserve">birr </w:t>
      </w:r>
      <w:ins w:id="283" w:author="Author">
        <w:r w:rsidR="00B3235A">
          <w:rPr>
            <w:rFonts w:ascii="Times New Roman" w:hAnsi="Times New Roman"/>
          </w:rPr>
          <w:t xml:space="preserve">[ETB] </w:t>
        </w:r>
      </w:ins>
      <w:r w:rsidRPr="003351A3">
        <w:rPr>
          <w:rFonts w:ascii="Times New Roman" w:hAnsi="Times New Roman"/>
        </w:rPr>
        <w:t>per month</w:t>
      </w:r>
      <w:r w:rsidR="00B3235A">
        <w:rPr>
          <w:rFonts w:ascii="Times New Roman" w:hAnsi="Times New Roman"/>
        </w:rPr>
        <w:t xml:space="preserve">, </w:t>
      </w:r>
      <w:ins w:id="284" w:author="Author">
        <w:r w:rsidR="00B3235A">
          <w:rPr>
            <w:rFonts w:ascii="Times New Roman" w:hAnsi="Times New Roman"/>
          </w:rPr>
          <w:t>respectively</w:t>
        </w:r>
      </w:ins>
      <w:r w:rsidRPr="003351A3">
        <w:rPr>
          <w:rFonts w:ascii="Times New Roman" w:hAnsi="Times New Roman"/>
        </w:rPr>
        <w:t>), while the next largest category (sale of natural products such as firewood and charcoal) earn</w:t>
      </w:r>
      <w:r w:rsidR="003317DD">
        <w:rPr>
          <w:rFonts w:ascii="Times New Roman" w:hAnsi="Times New Roman"/>
        </w:rPr>
        <w:t>s</w:t>
      </w:r>
      <w:r w:rsidRPr="003351A3">
        <w:rPr>
          <w:rFonts w:ascii="Times New Roman" w:hAnsi="Times New Roman"/>
        </w:rPr>
        <w:t xml:space="preserve"> about half that (</w:t>
      </w:r>
      <w:ins w:id="285" w:author="Author">
        <w:r w:rsidR="00B3235A">
          <w:rPr>
            <w:rFonts w:ascii="Times New Roman" w:hAnsi="Times New Roman"/>
          </w:rPr>
          <w:t xml:space="preserve">ETB </w:t>
        </w:r>
      </w:ins>
      <w:r w:rsidRPr="003351A3">
        <w:rPr>
          <w:rFonts w:ascii="Times New Roman" w:hAnsi="Times New Roman"/>
        </w:rPr>
        <w:t>117</w:t>
      </w:r>
      <w:del w:id="286" w:author="Author">
        <w:r w:rsidRPr="003351A3" w:rsidDel="00B3235A">
          <w:rPr>
            <w:rFonts w:ascii="Times New Roman" w:hAnsi="Times New Roman"/>
          </w:rPr>
          <w:delText xml:space="preserve"> birr</w:delText>
        </w:r>
      </w:del>
      <w:r w:rsidRPr="003351A3">
        <w:rPr>
          <w:rFonts w:ascii="Times New Roman" w:hAnsi="Times New Roman"/>
        </w:rPr>
        <w:t xml:space="preserve">, which </w:t>
      </w:r>
      <w:r w:rsidR="003317DD">
        <w:rPr>
          <w:rFonts w:ascii="Times New Roman" w:hAnsi="Times New Roman"/>
        </w:rPr>
        <w:t>is</w:t>
      </w:r>
      <w:r w:rsidR="003317DD" w:rsidRPr="003351A3">
        <w:rPr>
          <w:rFonts w:ascii="Times New Roman" w:hAnsi="Times New Roman"/>
        </w:rPr>
        <w:t xml:space="preserve"> </w:t>
      </w:r>
      <w:r w:rsidRPr="003351A3">
        <w:rPr>
          <w:rFonts w:ascii="Times New Roman" w:hAnsi="Times New Roman"/>
        </w:rPr>
        <w:t xml:space="preserve">less than </w:t>
      </w:r>
      <w:ins w:id="287" w:author="Author">
        <w:r w:rsidR="003317DD">
          <w:rPr>
            <w:rFonts w:ascii="Times New Roman" w:hAnsi="Times New Roman"/>
          </w:rPr>
          <w:t xml:space="preserve">one can earn by </w:t>
        </w:r>
      </w:ins>
      <w:r w:rsidRPr="003351A3">
        <w:rPr>
          <w:rFonts w:ascii="Times New Roman" w:hAnsi="Times New Roman"/>
        </w:rPr>
        <w:t xml:space="preserve">begging!). Food and drink processing and services (including </w:t>
      </w:r>
      <w:ins w:id="288" w:author="Author">
        <w:r w:rsidR="003317DD">
          <w:rPr>
            <w:rFonts w:ascii="Times New Roman" w:hAnsi="Times New Roman"/>
          </w:rPr>
          <w:t xml:space="preserve">sales of </w:t>
        </w:r>
      </w:ins>
      <w:r w:rsidRPr="003351A3">
        <w:rPr>
          <w:rFonts w:ascii="Times New Roman" w:hAnsi="Times New Roman"/>
        </w:rPr>
        <w:t>milk, butter, ghee, yogurt, tea</w:t>
      </w:r>
      <w:r w:rsidR="003317DD">
        <w:rPr>
          <w:rFonts w:ascii="Times New Roman" w:hAnsi="Times New Roman"/>
        </w:rPr>
        <w:t>,</w:t>
      </w:r>
      <w:r w:rsidRPr="003351A3">
        <w:rPr>
          <w:rFonts w:ascii="Times New Roman" w:hAnsi="Times New Roman"/>
        </w:rPr>
        <w:t xml:space="preserve"> and coffee</w:t>
      </w:r>
      <w:del w:id="289" w:author="Author">
        <w:r w:rsidRPr="003351A3" w:rsidDel="003317DD">
          <w:rPr>
            <w:rFonts w:ascii="Times New Roman" w:hAnsi="Times New Roman"/>
          </w:rPr>
          <w:delText xml:space="preserve"> selling</w:delText>
        </w:r>
      </w:del>
      <w:r w:rsidRPr="003351A3">
        <w:rPr>
          <w:rFonts w:ascii="Times New Roman" w:hAnsi="Times New Roman"/>
        </w:rPr>
        <w:t xml:space="preserve">) are </w:t>
      </w:r>
      <w:del w:id="290" w:author="Author">
        <w:r w:rsidRPr="003351A3" w:rsidDel="003317DD">
          <w:rPr>
            <w:rFonts w:ascii="Times New Roman" w:hAnsi="Times New Roman"/>
          </w:rPr>
          <w:delText xml:space="preserve">two </w:delText>
        </w:r>
      </w:del>
      <w:r w:rsidRPr="003351A3">
        <w:rPr>
          <w:rFonts w:ascii="Times New Roman" w:hAnsi="Times New Roman"/>
        </w:rPr>
        <w:t xml:space="preserve">female-dominated occupations that earn more than livestock rearing (though obviously involving livestock products). Trading and </w:t>
      </w:r>
      <w:del w:id="291" w:author="Author">
        <w:r w:rsidRPr="003351A3" w:rsidDel="000A0887">
          <w:rPr>
            <w:rFonts w:ascii="Times New Roman" w:hAnsi="Times New Roman"/>
          </w:rPr>
          <w:delText xml:space="preserve">employment </w:delText>
        </w:r>
      </w:del>
      <w:ins w:id="292" w:author="Author">
        <w:r w:rsidR="000A0887">
          <w:rPr>
            <w:rFonts w:ascii="Times New Roman" w:hAnsi="Times New Roman"/>
          </w:rPr>
          <w:t>labor</w:t>
        </w:r>
        <w:r w:rsidR="000A0887" w:rsidRPr="003351A3">
          <w:rPr>
            <w:rFonts w:ascii="Times New Roman" w:hAnsi="Times New Roman"/>
          </w:rPr>
          <w:t xml:space="preserve"> </w:t>
        </w:r>
      </w:ins>
      <w:r w:rsidRPr="003351A3">
        <w:rPr>
          <w:rFonts w:ascii="Times New Roman" w:hAnsi="Times New Roman"/>
        </w:rPr>
        <w:t xml:space="preserve">are remunerative activities but make up </w:t>
      </w:r>
      <w:r w:rsidR="000A0887" w:rsidRPr="003351A3">
        <w:rPr>
          <w:rFonts w:ascii="Times New Roman" w:hAnsi="Times New Roman"/>
        </w:rPr>
        <w:t xml:space="preserve">only </w:t>
      </w:r>
      <w:r w:rsidRPr="003351A3">
        <w:rPr>
          <w:rFonts w:ascii="Times New Roman" w:hAnsi="Times New Roman"/>
        </w:rPr>
        <w:t xml:space="preserve">about </w:t>
      </w:r>
      <w:r w:rsidR="000A0887">
        <w:rPr>
          <w:rFonts w:ascii="Times New Roman" w:hAnsi="Times New Roman"/>
        </w:rPr>
        <w:t>five</w:t>
      </w:r>
      <w:r w:rsidR="008328FA">
        <w:rPr>
          <w:rFonts w:ascii="Times New Roman" w:hAnsi="Times New Roman"/>
        </w:rPr>
        <w:t xml:space="preserve"> percent</w:t>
      </w:r>
      <w:r w:rsidRPr="003351A3">
        <w:rPr>
          <w:rFonts w:ascii="Times New Roman" w:hAnsi="Times New Roman"/>
        </w:rPr>
        <w:t xml:space="preserve"> of total employment. Moreover, it also seems likely that many subsectors are heavily dependent on the pastoralist sector because of downstream linkages. Dairy processing is an obvious linkage, but pastoralist incomes are </w:t>
      </w:r>
      <w:r w:rsidR="000A0887">
        <w:rPr>
          <w:rFonts w:ascii="Times New Roman" w:hAnsi="Times New Roman"/>
        </w:rPr>
        <w:t xml:space="preserve">also </w:t>
      </w:r>
      <w:r w:rsidRPr="003351A3">
        <w:rPr>
          <w:rFonts w:ascii="Times New Roman" w:hAnsi="Times New Roman"/>
        </w:rPr>
        <w:t>likely to be substantially driving demand for construction, services, crop produce, small industry</w:t>
      </w:r>
      <w:r w:rsidR="00BE76D5">
        <w:rPr>
          <w:rFonts w:ascii="Times New Roman" w:hAnsi="Times New Roman"/>
        </w:rPr>
        <w:t>,</w:t>
      </w:r>
      <w:r w:rsidRPr="003351A3">
        <w:rPr>
          <w:rFonts w:ascii="Times New Roman" w:hAnsi="Times New Roman"/>
        </w:rPr>
        <w:t xml:space="preserve"> and natural products.</w:t>
      </w:r>
    </w:p>
    <w:p w:rsidR="00487F99" w:rsidRPr="003351A3" w:rsidRDefault="00487F99" w:rsidP="009C0C69">
      <w:pPr>
        <w:spacing w:after="0" w:line="240" w:lineRule="auto"/>
        <w:rPr>
          <w:rFonts w:ascii="Times New Roman" w:hAnsi="Times New Roman"/>
          <w:b/>
        </w:rPr>
      </w:pPr>
      <w:r w:rsidRPr="003351A3">
        <w:rPr>
          <w:rFonts w:ascii="Times New Roman" w:hAnsi="Times New Roman"/>
          <w:b/>
        </w:rPr>
        <w:br w:type="page"/>
      </w:r>
    </w:p>
    <w:p w:rsidR="00487F99" w:rsidRPr="003351A3" w:rsidRDefault="00487F99" w:rsidP="002F0E0E">
      <w:pPr>
        <w:pStyle w:val="Caption"/>
        <w:rPr>
          <w:rFonts w:ascii="Times New Roman" w:hAnsi="Times New Roman"/>
          <w:bCs w:val="0"/>
          <w:color w:val="auto"/>
          <w:sz w:val="22"/>
          <w:szCs w:val="22"/>
        </w:rPr>
      </w:pPr>
      <w:bookmarkStart w:id="293" w:name="_Toc308443578"/>
      <w:r w:rsidRPr="003351A3">
        <w:rPr>
          <w:rFonts w:ascii="Times New Roman" w:hAnsi="Times New Roman"/>
          <w:color w:val="auto"/>
          <w:sz w:val="22"/>
          <w:szCs w:val="22"/>
        </w:rPr>
        <w:lastRenderedPageBreak/>
        <w:t xml:space="preserve">Table </w:t>
      </w:r>
      <w:del w:id="294"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Table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4</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w:delText>
        </w:r>
      </w:del>
      <w:ins w:id="295" w:author="Author">
        <w:r w:rsidR="00520EFF">
          <w:rPr>
            <w:rFonts w:ascii="Times New Roman" w:hAnsi="Times New Roman"/>
            <w:color w:val="auto"/>
            <w:sz w:val="22"/>
            <w:szCs w:val="22"/>
          </w:rPr>
          <w:t>4.1—</w:t>
        </w:r>
      </w:ins>
      <w:r w:rsidRPr="003351A3">
        <w:rPr>
          <w:rFonts w:ascii="Times New Roman" w:hAnsi="Times New Roman"/>
          <w:bCs w:val="0"/>
          <w:color w:val="auto"/>
          <w:sz w:val="22"/>
          <w:szCs w:val="22"/>
        </w:rPr>
        <w:t>Average income by livelihood category and by highest and lowest returns</w:t>
      </w:r>
      <w:bookmarkEnd w:id="293"/>
    </w:p>
    <w:tbl>
      <w:tblPr>
        <w:tblW w:w="0" w:type="auto"/>
        <w:tblInd w:w="108" w:type="dxa"/>
        <w:tblBorders>
          <w:top w:val="single" w:sz="4" w:space="0" w:color="auto"/>
          <w:bottom w:val="single" w:sz="4" w:space="0" w:color="auto"/>
        </w:tblBorders>
        <w:tblLayout w:type="fixed"/>
        <w:tblLook w:val="00A0" w:firstRow="1" w:lastRow="0" w:firstColumn="1" w:lastColumn="0" w:noHBand="0" w:noVBand="0"/>
      </w:tblPr>
      <w:tblGrid>
        <w:gridCol w:w="2268"/>
        <w:gridCol w:w="1242"/>
        <w:gridCol w:w="1368"/>
        <w:gridCol w:w="3240"/>
        <w:gridCol w:w="1242"/>
      </w:tblGrid>
      <w:tr w:rsidR="00487F99" w:rsidRPr="003351A3" w:rsidTr="00E32C7A">
        <w:tc>
          <w:tcPr>
            <w:tcW w:w="2268" w:type="dxa"/>
            <w:tcBorders>
              <w:top w:val="single" w:sz="4" w:space="0" w:color="auto"/>
              <w:bottom w:val="nil"/>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r w:rsidRPr="003351A3">
              <w:rPr>
                <w:rFonts w:ascii="Times New Roman" w:hAnsi="Times New Roman"/>
                <w:b/>
                <w:bCs/>
                <w:sz w:val="20"/>
                <w:szCs w:val="20"/>
              </w:rPr>
              <w:t xml:space="preserve">Activity type </w:t>
            </w:r>
          </w:p>
        </w:tc>
        <w:tc>
          <w:tcPr>
            <w:tcW w:w="1242" w:type="dxa"/>
            <w:tcBorders>
              <w:top w:val="single" w:sz="4" w:space="0" w:color="auto"/>
              <w:bottom w:val="nil"/>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del w:id="296" w:author="Author">
              <w:r w:rsidRPr="003351A3" w:rsidDel="000A0887">
                <w:rPr>
                  <w:rFonts w:ascii="Times New Roman" w:hAnsi="Times New Roman"/>
                  <w:b/>
                  <w:bCs/>
                  <w:sz w:val="20"/>
                  <w:szCs w:val="20"/>
                </w:rPr>
                <w:delText>Birr</w:delText>
              </w:r>
            </w:del>
            <w:ins w:id="297" w:author="Author">
              <w:r w:rsidR="000A0887">
                <w:rPr>
                  <w:rFonts w:ascii="Times New Roman" w:hAnsi="Times New Roman"/>
                  <w:b/>
                  <w:bCs/>
                  <w:sz w:val="20"/>
                  <w:szCs w:val="20"/>
                </w:rPr>
                <w:t>ETB</w:t>
              </w:r>
            </w:ins>
            <w:r w:rsidRPr="003351A3">
              <w:rPr>
                <w:rFonts w:ascii="Times New Roman" w:hAnsi="Times New Roman"/>
                <w:b/>
                <w:bCs/>
                <w:sz w:val="20"/>
                <w:szCs w:val="20"/>
              </w:rPr>
              <w:t>/month</w:t>
            </w:r>
          </w:p>
        </w:tc>
        <w:tc>
          <w:tcPr>
            <w:tcW w:w="1368" w:type="dxa"/>
            <w:tcBorders>
              <w:top w:val="single" w:sz="4" w:space="0" w:color="auto"/>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vertAlign w:val="superscript"/>
              </w:rPr>
            </w:pPr>
            <w:r w:rsidRPr="003351A3">
              <w:rPr>
                <w:rFonts w:ascii="Times New Roman" w:hAnsi="Times New Roman"/>
                <w:b/>
                <w:bCs/>
                <w:sz w:val="20"/>
                <w:szCs w:val="20"/>
              </w:rPr>
              <w:t xml:space="preserve">% households </w:t>
            </w:r>
            <w:proofErr w:type="spellStart"/>
            <w:r w:rsidRPr="003351A3">
              <w:rPr>
                <w:rFonts w:ascii="Times New Roman" w:hAnsi="Times New Roman"/>
                <w:b/>
                <w:bCs/>
                <w:sz w:val="20"/>
                <w:szCs w:val="20"/>
              </w:rPr>
              <w:t>engaged</w:t>
            </w:r>
            <w:r w:rsidRPr="003351A3">
              <w:rPr>
                <w:rFonts w:ascii="Times New Roman" w:hAnsi="Times New Roman"/>
                <w:b/>
                <w:bCs/>
                <w:sz w:val="20"/>
                <w:szCs w:val="20"/>
                <w:vertAlign w:val="superscript"/>
              </w:rPr>
              <w:t>a</w:t>
            </w:r>
            <w:proofErr w:type="spellEnd"/>
          </w:p>
        </w:tc>
        <w:tc>
          <w:tcPr>
            <w:tcW w:w="3240" w:type="dxa"/>
            <w:tcBorders>
              <w:top w:val="single" w:sz="4" w:space="0" w:color="auto"/>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r w:rsidRPr="003351A3">
              <w:rPr>
                <w:rFonts w:ascii="Times New Roman" w:hAnsi="Times New Roman"/>
                <w:b/>
                <w:bCs/>
                <w:sz w:val="20"/>
                <w:szCs w:val="20"/>
              </w:rPr>
              <w:t>Most &amp; least lucrative activities</w:t>
            </w:r>
          </w:p>
        </w:tc>
        <w:tc>
          <w:tcPr>
            <w:tcW w:w="1242" w:type="dxa"/>
            <w:tcBorders>
              <w:top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del w:id="298" w:author="Author">
              <w:r w:rsidRPr="003351A3" w:rsidDel="000A0887">
                <w:rPr>
                  <w:rFonts w:ascii="Times New Roman" w:hAnsi="Times New Roman"/>
                  <w:b/>
                  <w:bCs/>
                  <w:sz w:val="20"/>
                  <w:szCs w:val="20"/>
                </w:rPr>
                <w:delText>Birr</w:delText>
              </w:r>
            </w:del>
            <w:ins w:id="299" w:author="Author">
              <w:r w:rsidR="000A0887">
                <w:rPr>
                  <w:rFonts w:ascii="Times New Roman" w:hAnsi="Times New Roman"/>
                  <w:b/>
                  <w:bCs/>
                  <w:sz w:val="20"/>
                  <w:szCs w:val="20"/>
                </w:rPr>
                <w:t>ETB</w:t>
              </w:r>
            </w:ins>
            <w:r w:rsidRPr="003351A3">
              <w:rPr>
                <w:rFonts w:ascii="Times New Roman" w:hAnsi="Times New Roman"/>
                <w:b/>
                <w:bCs/>
                <w:sz w:val="20"/>
                <w:szCs w:val="20"/>
              </w:rPr>
              <w:t>/month</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b/>
                <w:bCs/>
                <w:sz w:val="20"/>
                <w:szCs w:val="20"/>
              </w:rPr>
              <w:t>Most lucrative activities</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Trading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615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3.8%</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1. Contraband trader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1,607</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Rents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502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&lt;</w:t>
            </w:r>
            <w:r w:rsidR="00F96BD2">
              <w:rPr>
                <w:rFonts w:ascii="Times New Roman" w:hAnsi="Times New Roman"/>
                <w:sz w:val="20"/>
                <w:szCs w:val="20"/>
              </w:rPr>
              <w:t xml:space="preserve"> </w:t>
            </w:r>
            <w:r w:rsidRPr="003351A3">
              <w:rPr>
                <w:rFonts w:ascii="Times New Roman" w:hAnsi="Times New Roman"/>
                <w:sz w:val="20"/>
                <w:szCs w:val="20"/>
              </w:rPr>
              <w:t>2%</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2. Construction worker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1,307</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Employment or labor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447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2.4%</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3. Carpenter or metalworker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873</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Services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300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10%</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4. </w:t>
            </w:r>
            <w:commentRangeStart w:id="300"/>
            <w:proofErr w:type="spellStart"/>
            <w:r w:rsidRPr="003351A3">
              <w:rPr>
                <w:rFonts w:ascii="Times New Roman" w:hAnsi="Times New Roman"/>
                <w:i/>
                <w:iCs/>
                <w:sz w:val="20"/>
                <w:szCs w:val="20"/>
              </w:rPr>
              <w:t>Khat</w:t>
            </w:r>
            <w:proofErr w:type="spellEnd"/>
            <w:r w:rsidRPr="003351A3">
              <w:rPr>
                <w:rFonts w:ascii="Times New Roman" w:hAnsi="Times New Roman"/>
                <w:i/>
                <w:iCs/>
                <w:sz w:val="20"/>
                <w:szCs w:val="20"/>
              </w:rPr>
              <w:t xml:space="preserve"> </w:t>
            </w:r>
            <w:commentRangeEnd w:id="300"/>
            <w:r w:rsidR="00F96BD2">
              <w:rPr>
                <w:rStyle w:val="CommentReference"/>
              </w:rPr>
              <w:commentReference w:id="300"/>
            </w:r>
            <w:commentRangeStart w:id="301"/>
            <w:r w:rsidRPr="003351A3">
              <w:rPr>
                <w:rFonts w:ascii="Times New Roman" w:hAnsi="Times New Roman"/>
                <w:sz w:val="20"/>
                <w:szCs w:val="20"/>
              </w:rPr>
              <w:t>trader</w:t>
            </w:r>
            <w:commentRangeEnd w:id="301"/>
            <w:r w:rsidR="00450E18">
              <w:rPr>
                <w:rStyle w:val="CommentReference"/>
              </w:rPr>
              <w:commentReference w:id="301"/>
            </w:r>
            <w:r w:rsidRPr="003351A3">
              <w:rPr>
                <w:rFonts w:ascii="Times New Roman" w:hAnsi="Times New Roman"/>
                <w:sz w:val="20"/>
                <w:szCs w:val="20"/>
              </w:rPr>
              <w:t xml:space="preserve">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868</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Food &amp; drink processing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244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8%</w:t>
            </w:r>
          </w:p>
        </w:tc>
        <w:tc>
          <w:tcPr>
            <w:tcW w:w="3240" w:type="dxa"/>
            <w:tcBorders>
              <w:left w:val="single" w:sz="4" w:space="0" w:color="auto"/>
            </w:tcBorders>
          </w:tcPr>
          <w:p w:rsidR="00487F99" w:rsidRPr="003351A3" w:rsidRDefault="00487F99" w:rsidP="008328F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5. </w:t>
            </w:r>
            <w:r w:rsidR="008328FA">
              <w:rPr>
                <w:rFonts w:ascii="Times New Roman" w:hAnsi="Times New Roman"/>
                <w:sz w:val="20"/>
                <w:szCs w:val="20"/>
              </w:rPr>
              <w:t>M</w:t>
            </w:r>
            <w:r w:rsidRPr="003351A3">
              <w:rPr>
                <w:rFonts w:ascii="Times New Roman" w:hAnsi="Times New Roman"/>
                <w:sz w:val="20"/>
                <w:szCs w:val="20"/>
              </w:rPr>
              <w:t xml:space="preserve">eat </w:t>
            </w:r>
            <w:r w:rsidR="008328FA">
              <w:rPr>
                <w:rFonts w:ascii="Times New Roman" w:hAnsi="Times New Roman"/>
                <w:sz w:val="20"/>
                <w:szCs w:val="20"/>
              </w:rPr>
              <w:t xml:space="preserve">seller </w:t>
            </w:r>
            <w:r w:rsidRPr="003351A3">
              <w:rPr>
                <w:rFonts w:ascii="Times New Roman" w:hAnsi="Times New Roman"/>
                <w:sz w:val="20"/>
                <w:szCs w:val="20"/>
              </w:rPr>
              <w:t xml:space="preserve">(from own livestock)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853</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Livestock production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216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69.9%</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r w:rsidRPr="003351A3">
              <w:rPr>
                <w:rFonts w:ascii="Times New Roman" w:hAnsi="Times New Roman"/>
                <w:b/>
                <w:bCs/>
                <w:sz w:val="20"/>
                <w:szCs w:val="20"/>
              </w:rPr>
              <w:t>Least lucrative activities</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Crop farming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210 </w:t>
            </w:r>
          </w:p>
        </w:tc>
        <w:tc>
          <w:tcPr>
            <w:tcW w:w="1368" w:type="dxa"/>
            <w:tcBorders>
              <w:top w:val="nil"/>
              <w:bottom w:val="nil"/>
              <w:right w:val="single" w:sz="4" w:space="0" w:color="auto"/>
            </w:tcBorders>
          </w:tcPr>
          <w:p w:rsidR="00487F99" w:rsidRPr="003351A3" w:rsidRDefault="00487F99" w:rsidP="000A0887">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50</w:t>
            </w:r>
            <w:r w:rsidR="000A0887">
              <w:rPr>
                <w:rFonts w:ascii="Times New Roman" w:hAnsi="Times New Roman"/>
                <w:sz w:val="20"/>
                <w:szCs w:val="20"/>
              </w:rPr>
              <w:t>–</w:t>
            </w:r>
            <w:r w:rsidRPr="003351A3">
              <w:rPr>
                <w:rFonts w:ascii="Times New Roman" w:hAnsi="Times New Roman"/>
                <w:sz w:val="20"/>
                <w:szCs w:val="20"/>
              </w:rPr>
              <w:t>55%</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60. Charcoal seller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100</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Crafts &amp; small industry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182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6.3%</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61. Firewood collector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88</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Begging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123 </w:t>
            </w:r>
          </w:p>
        </w:tc>
        <w:tc>
          <w:tcPr>
            <w:tcW w:w="1368" w:type="dxa"/>
            <w:tcBorders>
              <w:top w:val="nil"/>
              <w:bottom w:val="nil"/>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&lt;</w:t>
            </w:r>
            <w:r w:rsidR="00F96BD2">
              <w:rPr>
                <w:rFonts w:ascii="Times New Roman" w:hAnsi="Times New Roman"/>
                <w:sz w:val="20"/>
                <w:szCs w:val="20"/>
              </w:rPr>
              <w:t xml:space="preserve"> </w:t>
            </w:r>
            <w:r w:rsidRPr="003351A3">
              <w:rPr>
                <w:rFonts w:ascii="Times New Roman" w:hAnsi="Times New Roman"/>
                <w:sz w:val="20"/>
                <w:szCs w:val="20"/>
              </w:rPr>
              <w:t>2%</w:t>
            </w:r>
          </w:p>
        </w:tc>
        <w:tc>
          <w:tcPr>
            <w:tcW w:w="3240" w:type="dxa"/>
            <w:tcBorders>
              <w:lef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62. Basket</w:t>
            </w:r>
            <w:r w:rsidR="000B3A11">
              <w:rPr>
                <w:rFonts w:ascii="Times New Roman" w:hAnsi="Times New Roman"/>
                <w:sz w:val="20"/>
                <w:szCs w:val="20"/>
              </w:rPr>
              <w:t xml:space="preserve"> </w:t>
            </w:r>
            <w:r w:rsidRPr="003351A3">
              <w:rPr>
                <w:rFonts w:ascii="Times New Roman" w:hAnsi="Times New Roman"/>
                <w:sz w:val="20"/>
                <w:szCs w:val="20"/>
              </w:rPr>
              <w:t>maker or mat</w:t>
            </w:r>
            <w:r w:rsidR="000B3A11">
              <w:rPr>
                <w:rFonts w:ascii="Times New Roman" w:hAnsi="Times New Roman"/>
                <w:sz w:val="20"/>
                <w:szCs w:val="20"/>
              </w:rPr>
              <w:t xml:space="preserve"> </w:t>
            </w:r>
            <w:r w:rsidRPr="003351A3">
              <w:rPr>
                <w:rFonts w:ascii="Times New Roman" w:hAnsi="Times New Roman"/>
                <w:sz w:val="20"/>
                <w:szCs w:val="20"/>
              </w:rPr>
              <w:t xml:space="preserve">maker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88</w:t>
            </w:r>
          </w:p>
        </w:tc>
      </w:tr>
      <w:tr w:rsidR="00487F99" w:rsidRPr="003351A3" w:rsidTr="00E32C7A">
        <w:tc>
          <w:tcPr>
            <w:tcW w:w="2268"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Sale of natural products </w:t>
            </w:r>
          </w:p>
        </w:tc>
        <w:tc>
          <w:tcPr>
            <w:tcW w:w="1242" w:type="dxa"/>
            <w:tcBorders>
              <w:top w:val="nil"/>
              <w:bottom w:val="nil"/>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117 </w:t>
            </w:r>
          </w:p>
        </w:tc>
        <w:tc>
          <w:tcPr>
            <w:tcW w:w="1368" w:type="dxa"/>
            <w:tcBorders>
              <w:top w:val="nil"/>
              <w:bottom w:val="nil"/>
              <w:right w:val="single" w:sz="4" w:space="0" w:color="auto"/>
            </w:tcBorders>
          </w:tcPr>
          <w:p w:rsidR="00487F99" w:rsidRPr="003351A3" w:rsidRDefault="00487F99" w:rsidP="000A0887">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25</w:t>
            </w:r>
            <w:r w:rsidR="000A0887">
              <w:rPr>
                <w:rFonts w:ascii="Times New Roman" w:hAnsi="Times New Roman"/>
                <w:sz w:val="20"/>
                <w:szCs w:val="20"/>
              </w:rPr>
              <w:t>–</w:t>
            </w:r>
            <w:r w:rsidRPr="003351A3">
              <w:rPr>
                <w:rFonts w:ascii="Times New Roman" w:hAnsi="Times New Roman"/>
                <w:sz w:val="20"/>
                <w:szCs w:val="20"/>
              </w:rPr>
              <w:t>30%</w:t>
            </w:r>
          </w:p>
        </w:tc>
        <w:tc>
          <w:tcPr>
            <w:tcW w:w="3240" w:type="dxa"/>
            <w:tcBorders>
              <w:left w:val="single" w:sz="4" w:space="0" w:color="auto"/>
            </w:tcBorders>
          </w:tcPr>
          <w:p w:rsidR="00487F99" w:rsidRPr="003351A3" w:rsidRDefault="00487F99" w:rsidP="008328F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63. </w:t>
            </w:r>
            <w:r w:rsidR="008328FA">
              <w:rPr>
                <w:rFonts w:ascii="Times New Roman" w:hAnsi="Times New Roman"/>
                <w:sz w:val="20"/>
                <w:szCs w:val="20"/>
              </w:rPr>
              <w:t>Egg seller</w:t>
            </w:r>
            <w:r w:rsidRPr="003351A3">
              <w:rPr>
                <w:rFonts w:ascii="Times New Roman" w:hAnsi="Times New Roman"/>
                <w:sz w:val="20"/>
                <w:szCs w:val="20"/>
              </w:rPr>
              <w:t xml:space="preserve"> (from own chickens) </w:t>
            </w:r>
          </w:p>
        </w:tc>
        <w:tc>
          <w:tcPr>
            <w:tcW w:w="1242"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79</w:t>
            </w:r>
          </w:p>
        </w:tc>
      </w:tr>
      <w:tr w:rsidR="00487F99" w:rsidRPr="003351A3" w:rsidTr="00E32C7A">
        <w:tc>
          <w:tcPr>
            <w:tcW w:w="2268" w:type="dxa"/>
            <w:tcBorders>
              <w:top w:val="nil"/>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p>
        </w:tc>
        <w:tc>
          <w:tcPr>
            <w:tcW w:w="1242" w:type="dxa"/>
            <w:tcBorders>
              <w:top w:val="nil"/>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p>
        </w:tc>
        <w:tc>
          <w:tcPr>
            <w:tcW w:w="1368" w:type="dxa"/>
            <w:tcBorders>
              <w:top w:val="nil"/>
              <w:bottom w:val="single" w:sz="4" w:space="0" w:color="auto"/>
              <w:right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bCs/>
                <w:sz w:val="20"/>
                <w:szCs w:val="20"/>
              </w:rPr>
            </w:pPr>
          </w:p>
        </w:tc>
        <w:tc>
          <w:tcPr>
            <w:tcW w:w="3240" w:type="dxa"/>
            <w:tcBorders>
              <w:left w:val="single" w:sz="4" w:space="0" w:color="auto"/>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 xml:space="preserve">64. Beekeeper (selling honey or wax) </w:t>
            </w:r>
          </w:p>
        </w:tc>
        <w:tc>
          <w:tcPr>
            <w:tcW w:w="1242" w:type="dxa"/>
            <w:tcBorders>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77</w:t>
            </w:r>
          </w:p>
        </w:tc>
      </w:tr>
    </w:tbl>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Source: Devereux (2006).</w:t>
      </w:r>
    </w:p>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Note: a. The “% of households engaged” is drawn from Table 7.3 in Devereux (2006), but the figures are approximate for some categories because households may be engaged in multiple types of specific activities.</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In northern Kenya the situation is often quite different but perhaps offers some vision of what Ethiopian pastoralist economies may evolve into as government services expand, and as migration increases and pastoralist town</w:t>
      </w:r>
      <w:r w:rsidR="00CA42EF">
        <w:rPr>
          <w:rFonts w:ascii="Times New Roman" w:hAnsi="Times New Roman"/>
        </w:rPr>
        <w:t>s</w:t>
      </w:r>
      <w:r w:rsidRPr="003351A3">
        <w:rPr>
          <w:rFonts w:ascii="Times New Roman" w:hAnsi="Times New Roman"/>
        </w:rPr>
        <w:t xml:space="preserve"> develop further. Table </w:t>
      </w:r>
      <w:del w:id="302" w:author="Author">
        <w:r w:rsidRPr="003351A3" w:rsidDel="00CA42EF">
          <w:rPr>
            <w:rFonts w:ascii="Times New Roman" w:hAnsi="Times New Roman"/>
          </w:rPr>
          <w:delText xml:space="preserve">5 </w:delText>
        </w:r>
      </w:del>
      <w:ins w:id="303" w:author="Author">
        <w:r w:rsidR="00CA42EF">
          <w:rPr>
            <w:rFonts w:ascii="Times New Roman" w:hAnsi="Times New Roman"/>
          </w:rPr>
          <w:t>4.2</w:t>
        </w:r>
        <w:r w:rsidR="00CA42EF" w:rsidRPr="003351A3">
          <w:rPr>
            <w:rFonts w:ascii="Times New Roman" w:hAnsi="Times New Roman"/>
          </w:rPr>
          <w:t xml:space="preserve"> </w:t>
        </w:r>
      </w:ins>
      <w:r w:rsidRPr="003351A3">
        <w:rPr>
          <w:rFonts w:ascii="Times New Roman" w:hAnsi="Times New Roman"/>
        </w:rPr>
        <w:t>shows substantial variation across districts. In three districts pastoral income makes up 70</w:t>
      </w:r>
      <w:r w:rsidR="00CA42EF">
        <w:rPr>
          <w:rFonts w:ascii="Times New Roman" w:hAnsi="Times New Roman"/>
        </w:rPr>
        <w:t>–</w:t>
      </w:r>
      <w:r w:rsidRPr="003351A3">
        <w:rPr>
          <w:rFonts w:ascii="Times New Roman" w:hAnsi="Times New Roman"/>
        </w:rPr>
        <w:t>80</w:t>
      </w:r>
      <w:r w:rsidR="008328FA">
        <w:rPr>
          <w:rFonts w:ascii="Times New Roman" w:hAnsi="Times New Roman"/>
        </w:rPr>
        <w:t xml:space="preserve"> percent</w:t>
      </w:r>
      <w:r w:rsidRPr="003351A3">
        <w:rPr>
          <w:rFonts w:ascii="Times New Roman" w:hAnsi="Times New Roman"/>
        </w:rPr>
        <w:t xml:space="preserve"> of total income, and in a fourth it makes up 61</w:t>
      </w:r>
      <w:r w:rsidR="008328FA">
        <w:rPr>
          <w:rFonts w:ascii="Times New Roman" w:hAnsi="Times New Roman"/>
        </w:rPr>
        <w:t xml:space="preserve"> percent</w:t>
      </w:r>
      <w:r w:rsidRPr="003351A3">
        <w:rPr>
          <w:rFonts w:ascii="Times New Roman" w:hAnsi="Times New Roman"/>
        </w:rPr>
        <w:t>. But in two districts it makes up just 30</w:t>
      </w:r>
      <w:r w:rsidR="008328FA">
        <w:rPr>
          <w:rFonts w:ascii="Times New Roman" w:hAnsi="Times New Roman"/>
        </w:rPr>
        <w:t xml:space="preserve"> percent</w:t>
      </w:r>
      <w:r w:rsidRPr="003351A3">
        <w:rPr>
          <w:rFonts w:ascii="Times New Roman" w:hAnsi="Times New Roman"/>
        </w:rPr>
        <w:t xml:space="preserve"> and 43</w:t>
      </w:r>
      <w:r w:rsidR="008328FA">
        <w:rPr>
          <w:rFonts w:ascii="Times New Roman" w:hAnsi="Times New Roman"/>
        </w:rPr>
        <w:t xml:space="preserve"> percent</w:t>
      </w:r>
      <w:r w:rsidRPr="003351A3">
        <w:rPr>
          <w:rFonts w:ascii="Times New Roman" w:hAnsi="Times New Roman"/>
        </w:rPr>
        <w:t>, with wage</w:t>
      </w:r>
      <w:r w:rsidR="00CA42EF">
        <w:rPr>
          <w:rFonts w:ascii="Times New Roman" w:hAnsi="Times New Roman"/>
        </w:rPr>
        <w:t>s</w:t>
      </w:r>
      <w:r w:rsidRPr="003351A3">
        <w:rPr>
          <w:rFonts w:ascii="Times New Roman" w:hAnsi="Times New Roman"/>
        </w:rPr>
        <w:t xml:space="preserve"> and salar</w:t>
      </w:r>
      <w:r w:rsidR="00CA42EF">
        <w:rPr>
          <w:rFonts w:ascii="Times New Roman" w:hAnsi="Times New Roman"/>
        </w:rPr>
        <w:t>ies</w:t>
      </w:r>
      <w:r w:rsidRPr="003351A3">
        <w:rPr>
          <w:rFonts w:ascii="Times New Roman" w:hAnsi="Times New Roman"/>
        </w:rPr>
        <w:t xml:space="preserve"> being the other main income source. In all districts remittances make up a nontrivial 7</w:t>
      </w:r>
      <w:r w:rsidR="00CA42EF">
        <w:rPr>
          <w:rFonts w:ascii="Times New Roman" w:hAnsi="Times New Roman"/>
        </w:rPr>
        <w:t>–</w:t>
      </w:r>
      <w:r w:rsidRPr="003351A3">
        <w:rPr>
          <w:rFonts w:ascii="Times New Roman" w:hAnsi="Times New Roman"/>
        </w:rPr>
        <w:t>13</w:t>
      </w:r>
      <w:r w:rsidR="008328FA">
        <w:rPr>
          <w:rFonts w:ascii="Times New Roman" w:hAnsi="Times New Roman"/>
        </w:rPr>
        <w:t xml:space="preserve"> percent</w:t>
      </w:r>
      <w:r w:rsidRPr="003351A3">
        <w:rPr>
          <w:rFonts w:ascii="Times New Roman" w:hAnsi="Times New Roman"/>
        </w:rPr>
        <w:t xml:space="preserve"> of income, while trade and business is sizable in two </w:t>
      </w:r>
      <w:proofErr w:type="gramStart"/>
      <w:r w:rsidRPr="003351A3">
        <w:rPr>
          <w:rFonts w:ascii="Times New Roman" w:hAnsi="Times New Roman"/>
        </w:rPr>
        <w:t>districts,</w:t>
      </w:r>
      <w:proofErr w:type="gramEnd"/>
      <w:r w:rsidRPr="003351A3">
        <w:rPr>
          <w:rFonts w:ascii="Times New Roman" w:hAnsi="Times New Roman"/>
        </w:rPr>
        <w:t xml:space="preserve"> and crops in another two. Overall, the research sites seem more diversified than in the Ethiopian pastoralist setting.</w:t>
      </w:r>
    </w:p>
    <w:p w:rsidR="00487F99" w:rsidRPr="003351A3" w:rsidRDefault="00487F99" w:rsidP="002F0E0E">
      <w:pPr>
        <w:pStyle w:val="Caption"/>
        <w:rPr>
          <w:rFonts w:ascii="Times New Roman" w:hAnsi="Times New Roman"/>
          <w:color w:val="auto"/>
          <w:sz w:val="22"/>
          <w:szCs w:val="22"/>
        </w:rPr>
      </w:pPr>
      <w:bookmarkStart w:id="304" w:name="_Toc308443579"/>
      <w:r w:rsidRPr="003351A3">
        <w:rPr>
          <w:rFonts w:ascii="Times New Roman" w:hAnsi="Times New Roman"/>
          <w:color w:val="auto"/>
          <w:sz w:val="22"/>
          <w:szCs w:val="22"/>
        </w:rPr>
        <w:t xml:space="preserve">Table </w:t>
      </w:r>
      <w:del w:id="305"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Table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5</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w:delText>
        </w:r>
      </w:del>
      <w:ins w:id="306" w:author="Author">
        <w:r w:rsidR="00520EFF">
          <w:rPr>
            <w:rFonts w:ascii="Times New Roman" w:hAnsi="Times New Roman"/>
            <w:color w:val="auto"/>
            <w:sz w:val="22"/>
            <w:szCs w:val="22"/>
          </w:rPr>
          <w:t>4.2—</w:t>
        </w:r>
      </w:ins>
      <w:r w:rsidRPr="003351A3">
        <w:rPr>
          <w:rFonts w:ascii="Times New Roman" w:hAnsi="Times New Roman"/>
          <w:color w:val="auto"/>
          <w:sz w:val="22"/>
          <w:szCs w:val="22"/>
        </w:rPr>
        <w:t xml:space="preserve">Sources of income by research site, </w:t>
      </w:r>
      <w:r w:rsidR="00520EFF">
        <w:rPr>
          <w:rFonts w:ascii="Times New Roman" w:hAnsi="Times New Roman"/>
          <w:color w:val="auto"/>
          <w:sz w:val="22"/>
          <w:szCs w:val="22"/>
        </w:rPr>
        <w:t>n</w:t>
      </w:r>
      <w:r w:rsidRPr="003351A3">
        <w:rPr>
          <w:rFonts w:ascii="Times New Roman" w:hAnsi="Times New Roman"/>
          <w:color w:val="auto"/>
          <w:sz w:val="22"/>
          <w:szCs w:val="22"/>
        </w:rPr>
        <w:t>orthern Kenya, 2000</w:t>
      </w:r>
      <w:r w:rsidR="00520EFF">
        <w:rPr>
          <w:rFonts w:ascii="Times New Roman" w:hAnsi="Times New Roman"/>
          <w:color w:val="auto"/>
          <w:sz w:val="22"/>
          <w:szCs w:val="22"/>
        </w:rPr>
        <w:t>–</w:t>
      </w:r>
      <w:r w:rsidRPr="003351A3">
        <w:rPr>
          <w:rFonts w:ascii="Times New Roman" w:hAnsi="Times New Roman"/>
          <w:color w:val="auto"/>
          <w:sz w:val="22"/>
          <w:szCs w:val="22"/>
        </w:rPr>
        <w:t>2002</w:t>
      </w:r>
      <w:bookmarkEnd w:id="304"/>
    </w:p>
    <w:tbl>
      <w:tblPr>
        <w:tblW w:w="0" w:type="auto"/>
        <w:tblInd w:w="108" w:type="dxa"/>
        <w:tblBorders>
          <w:top w:val="single" w:sz="4" w:space="0" w:color="auto"/>
          <w:bottom w:val="single" w:sz="4" w:space="0" w:color="auto"/>
        </w:tblBorders>
        <w:tblLayout w:type="fixed"/>
        <w:tblLook w:val="00A0" w:firstRow="1" w:lastRow="0" w:firstColumn="1" w:lastColumn="0" w:noHBand="0" w:noVBand="0"/>
      </w:tblPr>
      <w:tblGrid>
        <w:gridCol w:w="1710"/>
        <w:gridCol w:w="1275"/>
        <w:gridCol w:w="1275"/>
        <w:gridCol w:w="1275"/>
        <w:gridCol w:w="1275"/>
        <w:gridCol w:w="1275"/>
      </w:tblGrid>
      <w:tr w:rsidR="00487F99" w:rsidRPr="003351A3" w:rsidTr="00E32C7A">
        <w:tc>
          <w:tcPr>
            <w:tcW w:w="1710" w:type="dxa"/>
            <w:tcBorders>
              <w:top w:val="single" w:sz="4" w:space="0" w:color="auto"/>
            </w:tcBorders>
          </w:tcPr>
          <w:p w:rsidR="00487F99" w:rsidRPr="003351A3" w:rsidRDefault="00487F99" w:rsidP="00E32C7A">
            <w:pPr>
              <w:spacing w:after="0" w:line="240" w:lineRule="auto"/>
              <w:jc w:val="both"/>
              <w:rPr>
                <w:rFonts w:ascii="Times New Roman" w:hAnsi="Times New Roman"/>
                <w:b/>
                <w:sz w:val="20"/>
                <w:szCs w:val="20"/>
              </w:rPr>
            </w:pPr>
            <w:r w:rsidRPr="003351A3">
              <w:rPr>
                <w:rFonts w:ascii="Times New Roman" w:hAnsi="Times New Roman"/>
                <w:b/>
                <w:sz w:val="20"/>
                <w:szCs w:val="20"/>
              </w:rPr>
              <w:t>Site</w:t>
            </w:r>
          </w:p>
        </w:tc>
        <w:tc>
          <w:tcPr>
            <w:tcW w:w="1275" w:type="dxa"/>
            <w:tcBorders>
              <w:top w:val="single" w:sz="4" w:space="0" w:color="auto"/>
            </w:tcBorders>
          </w:tcPr>
          <w:p w:rsidR="00487F99" w:rsidRPr="003351A3" w:rsidRDefault="00487F99" w:rsidP="00E32C7A">
            <w:pPr>
              <w:spacing w:after="0" w:line="240" w:lineRule="auto"/>
              <w:rPr>
                <w:rFonts w:ascii="Times New Roman" w:hAnsi="Times New Roman"/>
                <w:b/>
                <w:sz w:val="20"/>
                <w:szCs w:val="20"/>
              </w:rPr>
            </w:pPr>
            <w:r w:rsidRPr="003351A3">
              <w:rPr>
                <w:rFonts w:ascii="Times New Roman" w:hAnsi="Times New Roman"/>
                <w:b/>
                <w:sz w:val="20"/>
                <w:szCs w:val="20"/>
              </w:rPr>
              <w:t>Pastoral income</w:t>
            </w:r>
          </w:p>
        </w:tc>
        <w:tc>
          <w:tcPr>
            <w:tcW w:w="1275" w:type="dxa"/>
            <w:tcBorders>
              <w:top w:val="single" w:sz="4" w:space="0" w:color="auto"/>
            </w:tcBorders>
          </w:tcPr>
          <w:p w:rsidR="00487F99" w:rsidRPr="003351A3" w:rsidRDefault="00487F99" w:rsidP="00E32C7A">
            <w:pPr>
              <w:spacing w:after="0" w:line="240" w:lineRule="auto"/>
              <w:rPr>
                <w:rFonts w:ascii="Times New Roman" w:hAnsi="Times New Roman"/>
                <w:b/>
                <w:sz w:val="20"/>
                <w:szCs w:val="20"/>
              </w:rPr>
            </w:pPr>
            <w:r w:rsidRPr="003351A3">
              <w:rPr>
                <w:rFonts w:ascii="Times New Roman" w:hAnsi="Times New Roman"/>
                <w:b/>
                <w:sz w:val="20"/>
                <w:szCs w:val="20"/>
              </w:rPr>
              <w:t>Trade &amp; business</w:t>
            </w:r>
          </w:p>
        </w:tc>
        <w:tc>
          <w:tcPr>
            <w:tcW w:w="1275" w:type="dxa"/>
            <w:tcBorders>
              <w:top w:val="single" w:sz="4" w:space="0" w:color="auto"/>
            </w:tcBorders>
          </w:tcPr>
          <w:p w:rsidR="00487F99" w:rsidRPr="003351A3" w:rsidRDefault="00487F99" w:rsidP="00E32C7A">
            <w:pPr>
              <w:spacing w:after="0" w:line="240" w:lineRule="auto"/>
              <w:rPr>
                <w:rFonts w:ascii="Times New Roman" w:hAnsi="Times New Roman"/>
                <w:b/>
                <w:sz w:val="20"/>
                <w:szCs w:val="20"/>
              </w:rPr>
            </w:pPr>
            <w:r w:rsidRPr="003351A3">
              <w:rPr>
                <w:rFonts w:ascii="Times New Roman" w:hAnsi="Times New Roman"/>
                <w:b/>
                <w:sz w:val="20"/>
                <w:szCs w:val="20"/>
              </w:rPr>
              <w:t>Wage</w:t>
            </w:r>
            <w:r w:rsidR="00CA42EF">
              <w:rPr>
                <w:rFonts w:ascii="Times New Roman" w:hAnsi="Times New Roman"/>
                <w:b/>
                <w:sz w:val="20"/>
                <w:szCs w:val="20"/>
              </w:rPr>
              <w:t>s</w:t>
            </w:r>
            <w:r w:rsidRPr="003351A3">
              <w:rPr>
                <w:rFonts w:ascii="Times New Roman" w:hAnsi="Times New Roman"/>
                <w:b/>
                <w:sz w:val="20"/>
                <w:szCs w:val="20"/>
              </w:rPr>
              <w:t xml:space="preserve"> &amp; salar</w:t>
            </w:r>
            <w:r w:rsidR="00CA42EF">
              <w:rPr>
                <w:rFonts w:ascii="Times New Roman" w:hAnsi="Times New Roman"/>
                <w:b/>
                <w:sz w:val="20"/>
                <w:szCs w:val="20"/>
              </w:rPr>
              <w:t>ies</w:t>
            </w:r>
          </w:p>
        </w:tc>
        <w:tc>
          <w:tcPr>
            <w:tcW w:w="1275" w:type="dxa"/>
            <w:tcBorders>
              <w:top w:val="single" w:sz="4" w:space="0" w:color="auto"/>
            </w:tcBorders>
          </w:tcPr>
          <w:p w:rsidR="00487F99" w:rsidRPr="003351A3" w:rsidRDefault="00487F99" w:rsidP="00E32C7A">
            <w:pPr>
              <w:spacing w:after="0" w:line="240" w:lineRule="auto"/>
              <w:rPr>
                <w:rFonts w:ascii="Times New Roman" w:hAnsi="Times New Roman"/>
                <w:b/>
                <w:sz w:val="20"/>
                <w:szCs w:val="20"/>
              </w:rPr>
            </w:pPr>
            <w:r w:rsidRPr="003351A3">
              <w:rPr>
                <w:rFonts w:ascii="Times New Roman" w:hAnsi="Times New Roman"/>
                <w:b/>
                <w:sz w:val="20"/>
                <w:szCs w:val="20"/>
              </w:rPr>
              <w:t>Net remittances</w:t>
            </w:r>
          </w:p>
        </w:tc>
        <w:tc>
          <w:tcPr>
            <w:tcW w:w="1275" w:type="dxa"/>
            <w:tcBorders>
              <w:top w:val="single" w:sz="4" w:space="0" w:color="auto"/>
            </w:tcBorders>
          </w:tcPr>
          <w:p w:rsidR="00487F99" w:rsidRPr="003351A3" w:rsidRDefault="00487F99" w:rsidP="00E32C7A">
            <w:pPr>
              <w:spacing w:after="0" w:line="240" w:lineRule="auto"/>
              <w:rPr>
                <w:rFonts w:ascii="Times New Roman" w:hAnsi="Times New Roman"/>
                <w:b/>
                <w:sz w:val="20"/>
                <w:szCs w:val="20"/>
              </w:rPr>
            </w:pPr>
            <w:r w:rsidRPr="003351A3">
              <w:rPr>
                <w:rFonts w:ascii="Times New Roman" w:hAnsi="Times New Roman"/>
                <w:b/>
                <w:sz w:val="20"/>
                <w:szCs w:val="20"/>
              </w:rPr>
              <w:t>Crops</w:t>
            </w:r>
          </w:p>
        </w:tc>
      </w:tr>
      <w:tr w:rsidR="00487F99" w:rsidRPr="003351A3" w:rsidTr="00E32C7A">
        <w:tc>
          <w:tcPr>
            <w:tcW w:w="1710" w:type="dxa"/>
          </w:tcPr>
          <w:p w:rsidR="00487F99" w:rsidRPr="003351A3" w:rsidRDefault="00487F99" w:rsidP="00E32C7A">
            <w:pPr>
              <w:spacing w:after="0" w:line="240" w:lineRule="auto"/>
              <w:jc w:val="both"/>
              <w:rPr>
                <w:rFonts w:ascii="Times New Roman" w:hAnsi="Times New Roman"/>
                <w:sz w:val="20"/>
                <w:szCs w:val="20"/>
              </w:rPr>
            </w:pPr>
            <w:proofErr w:type="spellStart"/>
            <w:r w:rsidRPr="003351A3">
              <w:rPr>
                <w:rFonts w:ascii="Times New Roman" w:hAnsi="Times New Roman"/>
                <w:sz w:val="20"/>
                <w:szCs w:val="20"/>
              </w:rPr>
              <w:t>Logologo</w:t>
            </w:r>
            <w:proofErr w:type="spellEnd"/>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30%</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43%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E32C7A">
        <w:tc>
          <w:tcPr>
            <w:tcW w:w="1710" w:type="dxa"/>
          </w:tcPr>
          <w:p w:rsidR="00487F99" w:rsidRPr="003351A3" w:rsidRDefault="00487F99" w:rsidP="00E32C7A">
            <w:pPr>
              <w:spacing w:after="0" w:line="240" w:lineRule="auto"/>
              <w:jc w:val="both"/>
              <w:rPr>
                <w:rFonts w:ascii="Times New Roman" w:hAnsi="Times New Roman"/>
                <w:sz w:val="20"/>
                <w:szCs w:val="20"/>
              </w:rPr>
            </w:pPr>
            <w:proofErr w:type="spellStart"/>
            <w:r w:rsidRPr="003351A3">
              <w:rPr>
                <w:rFonts w:ascii="Times New Roman" w:hAnsi="Times New Roman"/>
                <w:sz w:val="20"/>
                <w:szCs w:val="20"/>
              </w:rPr>
              <w:t>N’gambo</w:t>
            </w:r>
            <w:proofErr w:type="spellEnd"/>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43%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7%</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30%</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8%</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13%</w:t>
            </w:r>
          </w:p>
        </w:tc>
      </w:tr>
      <w:tr w:rsidR="00487F99" w:rsidRPr="003351A3" w:rsidTr="00E32C7A">
        <w:tc>
          <w:tcPr>
            <w:tcW w:w="1710" w:type="dxa"/>
          </w:tcPr>
          <w:p w:rsidR="00487F99" w:rsidRPr="003351A3" w:rsidRDefault="00487F99" w:rsidP="00E32C7A">
            <w:pPr>
              <w:spacing w:after="0" w:line="240" w:lineRule="auto"/>
              <w:jc w:val="both"/>
              <w:rPr>
                <w:rFonts w:ascii="Times New Roman" w:hAnsi="Times New Roman"/>
                <w:sz w:val="20"/>
                <w:szCs w:val="20"/>
              </w:rPr>
            </w:pPr>
            <w:proofErr w:type="spellStart"/>
            <w:r w:rsidRPr="003351A3">
              <w:rPr>
                <w:rFonts w:ascii="Times New Roman" w:hAnsi="Times New Roman"/>
                <w:sz w:val="20"/>
                <w:szCs w:val="20"/>
              </w:rPr>
              <w:t>Dirib</w:t>
            </w:r>
            <w:proofErr w:type="spellEnd"/>
            <w:r w:rsidRPr="003351A3">
              <w:rPr>
                <w:rFonts w:ascii="Times New Roman" w:hAnsi="Times New Roman"/>
                <w:sz w:val="20"/>
                <w:szCs w:val="20"/>
              </w:rPr>
              <w:t xml:space="preserve"> Gumbo</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61%</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16%</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11%</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10%</w:t>
            </w:r>
          </w:p>
        </w:tc>
      </w:tr>
      <w:tr w:rsidR="00487F99" w:rsidRPr="003351A3" w:rsidTr="00E32C7A">
        <w:tc>
          <w:tcPr>
            <w:tcW w:w="1710" w:type="dxa"/>
          </w:tcPr>
          <w:p w:rsidR="00487F99" w:rsidRPr="003351A3" w:rsidRDefault="00487F99" w:rsidP="00E32C7A">
            <w:pPr>
              <w:spacing w:after="0" w:line="240" w:lineRule="auto"/>
              <w:jc w:val="both"/>
              <w:rPr>
                <w:rFonts w:ascii="Times New Roman" w:hAnsi="Times New Roman"/>
                <w:sz w:val="20"/>
                <w:szCs w:val="20"/>
              </w:rPr>
            </w:pPr>
            <w:proofErr w:type="spellStart"/>
            <w:r w:rsidRPr="003351A3">
              <w:rPr>
                <w:rFonts w:ascii="Times New Roman" w:hAnsi="Times New Roman"/>
                <w:sz w:val="20"/>
                <w:szCs w:val="20"/>
              </w:rPr>
              <w:t>Suguta</w:t>
            </w:r>
            <w:proofErr w:type="spellEnd"/>
            <w:r w:rsidRPr="003351A3">
              <w:rPr>
                <w:rFonts w:ascii="Times New Roman" w:hAnsi="Times New Roman"/>
                <w:sz w:val="20"/>
                <w:szCs w:val="20"/>
              </w:rPr>
              <w:t xml:space="preserve"> </w:t>
            </w:r>
            <w:proofErr w:type="spellStart"/>
            <w:r w:rsidRPr="003351A3">
              <w:rPr>
                <w:rFonts w:ascii="Times New Roman" w:hAnsi="Times New Roman"/>
                <w:sz w:val="20"/>
                <w:szCs w:val="20"/>
              </w:rPr>
              <w:t>Marmar</w:t>
            </w:r>
            <w:proofErr w:type="spellEnd"/>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74%</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18%</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10%</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7%</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E32C7A">
        <w:tc>
          <w:tcPr>
            <w:tcW w:w="1710" w:type="dxa"/>
          </w:tcPr>
          <w:p w:rsidR="00487F99" w:rsidRPr="003351A3" w:rsidRDefault="00487F99" w:rsidP="00E32C7A">
            <w:pPr>
              <w:spacing w:after="0" w:line="240" w:lineRule="auto"/>
              <w:jc w:val="both"/>
              <w:rPr>
                <w:rFonts w:ascii="Times New Roman" w:hAnsi="Times New Roman"/>
                <w:sz w:val="20"/>
                <w:szCs w:val="20"/>
              </w:rPr>
            </w:pPr>
            <w:r w:rsidRPr="003351A3">
              <w:rPr>
                <w:rFonts w:ascii="Times New Roman" w:hAnsi="Times New Roman"/>
                <w:sz w:val="20"/>
                <w:szCs w:val="20"/>
              </w:rPr>
              <w:t xml:space="preserve">North </w:t>
            </w:r>
            <w:proofErr w:type="spellStart"/>
            <w:r w:rsidRPr="003351A3">
              <w:rPr>
                <w:rFonts w:ascii="Times New Roman" w:hAnsi="Times New Roman"/>
                <w:sz w:val="20"/>
                <w:szCs w:val="20"/>
              </w:rPr>
              <w:t>Horr</w:t>
            </w:r>
            <w:proofErr w:type="spellEnd"/>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73%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13%</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11%</w:t>
            </w:r>
          </w:p>
        </w:tc>
        <w:tc>
          <w:tcPr>
            <w:tcW w:w="1275" w:type="dxa"/>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0%</w:t>
            </w:r>
          </w:p>
        </w:tc>
      </w:tr>
      <w:tr w:rsidR="00487F99" w:rsidRPr="003351A3" w:rsidTr="00E32C7A">
        <w:trPr>
          <w:trHeight w:val="70"/>
        </w:trPr>
        <w:tc>
          <w:tcPr>
            <w:tcW w:w="1710" w:type="dxa"/>
            <w:tcBorders>
              <w:bottom w:val="single" w:sz="4" w:space="0" w:color="auto"/>
            </w:tcBorders>
          </w:tcPr>
          <w:p w:rsidR="00487F99" w:rsidRPr="003351A3" w:rsidRDefault="00487F99" w:rsidP="00E32C7A">
            <w:pPr>
              <w:spacing w:after="0" w:line="240" w:lineRule="auto"/>
              <w:jc w:val="both"/>
              <w:rPr>
                <w:rFonts w:ascii="Times New Roman" w:hAnsi="Times New Roman"/>
                <w:sz w:val="20"/>
                <w:szCs w:val="20"/>
              </w:rPr>
            </w:pPr>
            <w:proofErr w:type="spellStart"/>
            <w:r w:rsidRPr="003351A3">
              <w:rPr>
                <w:rFonts w:ascii="Times New Roman" w:hAnsi="Times New Roman"/>
                <w:sz w:val="20"/>
                <w:szCs w:val="20"/>
              </w:rPr>
              <w:t>Kargi</w:t>
            </w:r>
            <w:proofErr w:type="spellEnd"/>
          </w:p>
        </w:tc>
        <w:tc>
          <w:tcPr>
            <w:tcW w:w="1275" w:type="dxa"/>
            <w:tcBorders>
              <w:bottom w:val="single" w:sz="4" w:space="0" w:color="auto"/>
            </w:tcBorders>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81%</w:t>
            </w:r>
          </w:p>
        </w:tc>
        <w:tc>
          <w:tcPr>
            <w:tcW w:w="1275" w:type="dxa"/>
            <w:tcBorders>
              <w:bottom w:val="single" w:sz="4" w:space="0" w:color="auto"/>
            </w:tcBorders>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3%</w:t>
            </w:r>
          </w:p>
        </w:tc>
        <w:tc>
          <w:tcPr>
            <w:tcW w:w="1275" w:type="dxa"/>
            <w:tcBorders>
              <w:bottom w:val="single" w:sz="4" w:space="0" w:color="auto"/>
            </w:tcBorders>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9%</w:t>
            </w:r>
          </w:p>
        </w:tc>
        <w:tc>
          <w:tcPr>
            <w:tcW w:w="1275" w:type="dxa"/>
            <w:tcBorders>
              <w:bottom w:val="single" w:sz="4" w:space="0" w:color="auto"/>
            </w:tcBorders>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7%</w:t>
            </w:r>
          </w:p>
        </w:tc>
        <w:tc>
          <w:tcPr>
            <w:tcW w:w="1275" w:type="dxa"/>
            <w:tcBorders>
              <w:bottom w:val="single" w:sz="4" w:space="0" w:color="auto"/>
            </w:tcBorders>
          </w:tcPr>
          <w:p w:rsidR="00487F99" w:rsidRPr="003351A3" w:rsidRDefault="00487F99" w:rsidP="00E32C7A">
            <w:pPr>
              <w:spacing w:after="0" w:line="240" w:lineRule="auto"/>
              <w:rPr>
                <w:rFonts w:ascii="Times New Roman" w:hAnsi="Times New Roman"/>
                <w:sz w:val="20"/>
                <w:szCs w:val="20"/>
              </w:rPr>
            </w:pPr>
            <w:r w:rsidRPr="003351A3">
              <w:rPr>
                <w:rFonts w:ascii="Times New Roman" w:hAnsi="Times New Roman"/>
                <w:sz w:val="20"/>
                <w:szCs w:val="20"/>
              </w:rPr>
              <w:t>0%</w:t>
            </w:r>
          </w:p>
        </w:tc>
      </w:tr>
    </w:tbl>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Source: PARIMA project.</w:t>
      </w:r>
    </w:p>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 xml:space="preserve">Notes: Pastoral income includes </w:t>
      </w:r>
      <w:r w:rsidR="00CA42EF" w:rsidRPr="003351A3">
        <w:rPr>
          <w:rFonts w:ascii="Times New Roman" w:hAnsi="Times New Roman"/>
          <w:sz w:val="18"/>
          <w:szCs w:val="18"/>
        </w:rPr>
        <w:t xml:space="preserve">sales </w:t>
      </w:r>
      <w:r w:rsidR="00CA42EF">
        <w:rPr>
          <w:rFonts w:ascii="Times New Roman" w:hAnsi="Times New Roman"/>
          <w:sz w:val="18"/>
          <w:szCs w:val="18"/>
        </w:rPr>
        <w:t xml:space="preserve">of </w:t>
      </w:r>
      <w:r w:rsidRPr="003351A3">
        <w:rPr>
          <w:rFonts w:ascii="Times New Roman" w:hAnsi="Times New Roman"/>
          <w:sz w:val="18"/>
          <w:szCs w:val="18"/>
        </w:rPr>
        <w:t>livestock and livestock products.</w:t>
      </w:r>
    </w:p>
    <w:p w:rsidR="00487F99" w:rsidRPr="003351A3" w:rsidRDefault="00487F99" w:rsidP="009C0C69">
      <w:pPr>
        <w:spacing w:after="120" w:line="240" w:lineRule="auto"/>
        <w:jc w:val="both"/>
        <w:rPr>
          <w:rFonts w:ascii="Times New Roman" w:hAnsi="Times New Roman"/>
          <w:sz w:val="24"/>
          <w:szCs w:val="24"/>
        </w:rPr>
      </w:pPr>
      <w:r w:rsidRPr="003351A3">
        <w:rPr>
          <w:rFonts w:ascii="Times New Roman" w:hAnsi="Times New Roman"/>
        </w:rPr>
        <w:t xml:space="preserve">Tables </w:t>
      </w:r>
      <w:del w:id="307" w:author="Author">
        <w:r w:rsidRPr="003351A3" w:rsidDel="00CA42EF">
          <w:rPr>
            <w:rFonts w:ascii="Times New Roman" w:hAnsi="Times New Roman"/>
          </w:rPr>
          <w:delText xml:space="preserve">4 </w:delText>
        </w:r>
      </w:del>
      <w:ins w:id="308" w:author="Author">
        <w:r w:rsidR="00CA42EF">
          <w:rPr>
            <w:rFonts w:ascii="Times New Roman" w:hAnsi="Times New Roman"/>
          </w:rPr>
          <w:t>4.1</w:t>
        </w:r>
        <w:r w:rsidR="00CA42EF" w:rsidRPr="003351A3">
          <w:rPr>
            <w:rFonts w:ascii="Times New Roman" w:hAnsi="Times New Roman"/>
          </w:rPr>
          <w:t xml:space="preserve"> </w:t>
        </w:r>
      </w:ins>
      <w:r w:rsidRPr="003351A3">
        <w:rPr>
          <w:rFonts w:ascii="Times New Roman" w:hAnsi="Times New Roman"/>
        </w:rPr>
        <w:t xml:space="preserve">and </w:t>
      </w:r>
      <w:del w:id="309" w:author="Author">
        <w:r w:rsidRPr="003351A3" w:rsidDel="00CA42EF">
          <w:rPr>
            <w:rFonts w:ascii="Times New Roman" w:hAnsi="Times New Roman"/>
          </w:rPr>
          <w:delText xml:space="preserve">5 </w:delText>
        </w:r>
      </w:del>
      <w:ins w:id="310" w:author="Author">
        <w:r w:rsidR="00CA42EF">
          <w:rPr>
            <w:rFonts w:ascii="Times New Roman" w:hAnsi="Times New Roman"/>
          </w:rPr>
          <w:t>4.2</w:t>
        </w:r>
        <w:r w:rsidR="00CA42EF" w:rsidRPr="003351A3">
          <w:rPr>
            <w:rFonts w:ascii="Times New Roman" w:hAnsi="Times New Roman"/>
          </w:rPr>
          <w:t xml:space="preserve"> </w:t>
        </w:r>
      </w:ins>
      <w:r w:rsidRPr="003351A3">
        <w:rPr>
          <w:rFonts w:ascii="Times New Roman" w:hAnsi="Times New Roman"/>
        </w:rPr>
        <w:t xml:space="preserve">give snapshots of the extent of diversification and how remunerative </w:t>
      </w:r>
      <w:proofErr w:type="spellStart"/>
      <w:r w:rsidRPr="003351A3">
        <w:rPr>
          <w:rFonts w:ascii="Times New Roman" w:hAnsi="Times New Roman"/>
        </w:rPr>
        <w:t>non</w:t>
      </w:r>
      <w:del w:id="311" w:author="Author">
        <w:r w:rsidRPr="003351A3" w:rsidDel="008328FA">
          <w:rPr>
            <w:rFonts w:ascii="Times New Roman" w:hAnsi="Times New Roman"/>
          </w:rPr>
          <w:delText>-</w:delText>
        </w:r>
      </w:del>
      <w:r w:rsidRPr="003351A3">
        <w:rPr>
          <w:rFonts w:ascii="Times New Roman" w:hAnsi="Times New Roman"/>
        </w:rPr>
        <w:t>pastoralist</w:t>
      </w:r>
      <w:proofErr w:type="spellEnd"/>
      <w:r w:rsidRPr="003351A3">
        <w:rPr>
          <w:rFonts w:ascii="Times New Roman" w:hAnsi="Times New Roman"/>
        </w:rPr>
        <w:t xml:space="preserve"> occupations are</w:t>
      </w:r>
      <w:r w:rsidR="00CA42EF">
        <w:rPr>
          <w:rFonts w:ascii="Times New Roman" w:hAnsi="Times New Roman"/>
        </w:rPr>
        <w:t>,</w:t>
      </w:r>
      <w:r w:rsidRPr="003351A3">
        <w:rPr>
          <w:rFonts w:ascii="Times New Roman" w:hAnsi="Times New Roman"/>
        </w:rPr>
        <w:t xml:space="preserve"> compared </w:t>
      </w:r>
      <w:r w:rsidR="00CA42EF">
        <w:rPr>
          <w:rFonts w:ascii="Times New Roman" w:hAnsi="Times New Roman"/>
        </w:rPr>
        <w:t>with</w:t>
      </w:r>
      <w:r w:rsidR="00CA42EF" w:rsidRPr="003351A3">
        <w:rPr>
          <w:rFonts w:ascii="Times New Roman" w:hAnsi="Times New Roman"/>
        </w:rPr>
        <w:t xml:space="preserve"> </w:t>
      </w:r>
      <w:r w:rsidRPr="003351A3">
        <w:rPr>
          <w:rFonts w:ascii="Times New Roman" w:hAnsi="Times New Roman"/>
        </w:rPr>
        <w:t>pastoralism. However, very little research systematically documents the kinds of issues that are standard in the rest of the rural nonfarm economy literature, such as what factors drive participation in nonfarm activities (</w:t>
      </w:r>
      <w:r w:rsidR="004933B4">
        <w:rPr>
          <w:rFonts w:ascii="Times New Roman" w:hAnsi="Times New Roman"/>
        </w:rPr>
        <w:t>for example,</w:t>
      </w:r>
      <w:r w:rsidRPr="003351A3">
        <w:rPr>
          <w:rFonts w:ascii="Times New Roman" w:hAnsi="Times New Roman"/>
        </w:rPr>
        <w:t xml:space="preserve"> education, asset ownership, proximity to towns), how nonfarm activity is influenced by agriculture and vice versa, and whether nonfarm employment pulls people out of poverty or is merely the result of poverty. One of the few papers to at least go down the path</w:t>
      </w:r>
      <w:r w:rsidR="00520EFF">
        <w:rPr>
          <w:rFonts w:ascii="Times New Roman" w:hAnsi="Times New Roman"/>
        </w:rPr>
        <w:t>—</w:t>
      </w:r>
      <w:r w:rsidRPr="003351A3">
        <w:rPr>
          <w:rFonts w:ascii="Times New Roman" w:hAnsi="Times New Roman"/>
        </w:rPr>
        <w:t>albeit with imperfect data</w:t>
      </w:r>
      <w:r w:rsidR="00520EFF">
        <w:rPr>
          <w:rFonts w:ascii="Times New Roman" w:hAnsi="Times New Roman"/>
        </w:rPr>
        <w:t>—</w:t>
      </w:r>
      <w:r w:rsidRPr="003351A3">
        <w:rPr>
          <w:rFonts w:ascii="Times New Roman" w:hAnsi="Times New Roman"/>
        </w:rPr>
        <w:t xml:space="preserve">is </w:t>
      </w:r>
      <w:ins w:id="312" w:author="Author">
        <w:r w:rsidR="0000734E">
          <w:rPr>
            <w:rFonts w:ascii="Times New Roman" w:hAnsi="Times New Roman"/>
          </w:rPr>
          <w:t xml:space="preserve">one by </w:t>
        </w:r>
      </w:ins>
      <w:r w:rsidRPr="003351A3">
        <w:rPr>
          <w:rFonts w:ascii="Times New Roman" w:hAnsi="Times New Roman"/>
        </w:rPr>
        <w:t xml:space="preserve">Little et al. (2003), which again uses the PARIMA survey. The main conclusions from that study are summarized in Box </w:t>
      </w:r>
      <w:del w:id="313" w:author="Author">
        <w:r w:rsidRPr="003351A3" w:rsidDel="00555672">
          <w:rPr>
            <w:rFonts w:ascii="Times New Roman" w:hAnsi="Times New Roman"/>
          </w:rPr>
          <w:delText>2</w:delText>
        </w:r>
      </w:del>
      <w:ins w:id="314" w:author="Author">
        <w:r w:rsidR="00555672">
          <w:rPr>
            <w:rFonts w:ascii="Times New Roman" w:hAnsi="Times New Roman"/>
          </w:rPr>
          <w:t>4.1</w:t>
        </w:r>
      </w:ins>
      <w:r w:rsidRPr="003351A3">
        <w:rPr>
          <w:rFonts w:ascii="Times New Roman" w:hAnsi="Times New Roman"/>
        </w:rPr>
        <w:t xml:space="preserve">. Essentially, the drivers of rural nonfarm participation in the PARIMA settings look quite similar to those found elsewhere in the literature. Poor people tend to be pushed into </w:t>
      </w:r>
      <w:proofErr w:type="spellStart"/>
      <w:r w:rsidRPr="003351A3">
        <w:rPr>
          <w:rFonts w:ascii="Times New Roman" w:hAnsi="Times New Roman"/>
        </w:rPr>
        <w:t>non</w:t>
      </w:r>
      <w:del w:id="315" w:author="Author">
        <w:r w:rsidRPr="003351A3" w:rsidDel="008328FA">
          <w:rPr>
            <w:rFonts w:ascii="Times New Roman" w:hAnsi="Times New Roman"/>
          </w:rPr>
          <w:delText>-</w:delText>
        </w:r>
      </w:del>
      <w:r w:rsidRPr="003351A3">
        <w:rPr>
          <w:rFonts w:ascii="Times New Roman" w:hAnsi="Times New Roman"/>
        </w:rPr>
        <w:t>remunerative</w:t>
      </w:r>
      <w:proofErr w:type="spellEnd"/>
      <w:r w:rsidRPr="003351A3">
        <w:rPr>
          <w:rFonts w:ascii="Times New Roman" w:hAnsi="Times New Roman"/>
        </w:rPr>
        <w:t xml:space="preserve"> nonfarm activities because of a lack of assets (lack of livestock, lack of crop</w:t>
      </w:r>
      <w:del w:id="316" w:author="Author">
        <w:r w:rsidRPr="003351A3" w:rsidDel="00555672">
          <w:rPr>
            <w:rFonts w:ascii="Times New Roman" w:hAnsi="Times New Roman"/>
          </w:rPr>
          <w:delText xml:space="preserve"> </w:delText>
        </w:r>
      </w:del>
      <w:r w:rsidRPr="003351A3">
        <w:rPr>
          <w:rFonts w:ascii="Times New Roman" w:hAnsi="Times New Roman"/>
        </w:rPr>
        <w:t>land</w:t>
      </w:r>
      <w:ins w:id="317" w:author="Author">
        <w:r w:rsidR="00555672">
          <w:rPr>
            <w:rFonts w:ascii="Times New Roman" w:hAnsi="Times New Roman"/>
          </w:rPr>
          <w:t>,</w:t>
        </w:r>
      </w:ins>
      <w:r w:rsidRPr="003351A3">
        <w:rPr>
          <w:rFonts w:ascii="Times New Roman" w:hAnsi="Times New Roman"/>
        </w:rPr>
        <w:t xml:space="preserve"> and lack of education), while richer pastoralists diversify income sources in order to increase returns. In general the conclusions from that study are rather </w:t>
      </w:r>
      <w:r w:rsidRPr="003351A3">
        <w:rPr>
          <w:rFonts w:ascii="Times New Roman" w:hAnsi="Times New Roman"/>
        </w:rPr>
        <w:lastRenderedPageBreak/>
        <w:t xml:space="preserve">lukewarm on diversification. On the one hand such diversification is inevitable when herd sizes are decreasing, but on the other it does not appear to be pulling people out of poverty. Moreover, several projects that have tried to promote diversification via microfinance have been frustrated that pastoralists often used small loans to purchase more livestock (personal communication with World Bank staff in Ethiopia). Yet this in itself is probably indicative of very limited </w:t>
      </w:r>
      <w:proofErr w:type="spellStart"/>
      <w:r w:rsidRPr="003351A3">
        <w:rPr>
          <w:rFonts w:ascii="Times New Roman" w:hAnsi="Times New Roman"/>
        </w:rPr>
        <w:t>non</w:t>
      </w:r>
      <w:del w:id="318" w:author="Author">
        <w:r w:rsidRPr="003351A3" w:rsidDel="008328FA">
          <w:rPr>
            <w:rFonts w:ascii="Times New Roman" w:hAnsi="Times New Roman"/>
          </w:rPr>
          <w:delText>-</w:delText>
        </w:r>
      </w:del>
      <w:r w:rsidRPr="003351A3">
        <w:rPr>
          <w:rFonts w:ascii="Times New Roman" w:hAnsi="Times New Roman"/>
        </w:rPr>
        <w:t>pastoralist</w:t>
      </w:r>
      <w:proofErr w:type="spellEnd"/>
      <w:r w:rsidRPr="003351A3">
        <w:rPr>
          <w:rFonts w:ascii="Times New Roman" w:hAnsi="Times New Roman"/>
        </w:rPr>
        <w:t xml:space="preserve"> opportunities in these regions.</w:t>
      </w:r>
    </w:p>
    <w:p w:rsidR="00487F99" w:rsidRPr="003351A3" w:rsidRDefault="000D1CDC" w:rsidP="009C0C69">
      <w:pPr>
        <w:spacing w:after="0" w:line="240" w:lineRule="auto"/>
        <w:rPr>
          <w:rFonts w:ascii="Times New Roman" w:hAnsi="Times New Roman"/>
          <w:b/>
          <w:i/>
        </w:rPr>
      </w:pPr>
      <w:r>
        <w:rPr>
          <w:rFonts w:ascii="Times New Roman" w:hAnsi="Times New Roman"/>
          <w:b/>
          <w:i/>
          <w:noProof/>
        </w:rPr>
        <mc:AlternateContent>
          <mc:Choice Requires="wpc">
            <w:drawing>
              <wp:inline distT="0" distB="0" distL="0" distR="0" wp14:anchorId="3FB03D3B" wp14:editId="6729C930">
                <wp:extent cx="5943600" cy="4589145"/>
                <wp:effectExtent l="9525" t="3810" r="9525" b="7620"/>
                <wp:docPr id="45" name="Canvas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Text Box 7"/>
                        <wps:cNvSpPr txBox="1">
                          <a:spLocks noChangeArrowheads="1"/>
                        </wps:cNvSpPr>
                        <wps:spPr bwMode="auto">
                          <a:xfrm>
                            <a:off x="0" y="64101"/>
                            <a:ext cx="5943600" cy="4525044"/>
                          </a:xfrm>
                          <a:prstGeom prst="rect">
                            <a:avLst/>
                          </a:prstGeom>
                          <a:solidFill>
                            <a:srgbClr val="FFFFFF"/>
                          </a:solidFill>
                          <a:ln w="9525">
                            <a:solidFill>
                              <a:srgbClr val="000000"/>
                            </a:solidFill>
                            <a:miter lim="800000"/>
                            <a:headEnd/>
                            <a:tailEnd/>
                          </a:ln>
                        </wps:spPr>
                        <wps:txbx>
                          <w:txbxContent>
                            <w:p w:rsidR="008B33A2" w:rsidRPr="002F0E0E" w:rsidRDefault="008B33A2" w:rsidP="002F0E0E">
                              <w:pPr>
                                <w:pStyle w:val="Caption"/>
                                <w:rPr>
                                  <w:rFonts w:ascii="Times New Roman" w:hAnsi="Times New Roman"/>
                                  <w:color w:val="auto"/>
                                  <w:sz w:val="22"/>
                                  <w:szCs w:val="22"/>
                                </w:rPr>
                              </w:pPr>
                              <w:bookmarkStart w:id="319" w:name="_Toc308443609"/>
                              <w:r w:rsidRPr="002F0E0E">
                                <w:rPr>
                                  <w:rFonts w:ascii="Times New Roman" w:hAnsi="Times New Roman"/>
                                  <w:color w:val="auto"/>
                                  <w:sz w:val="22"/>
                                  <w:szCs w:val="22"/>
                                </w:rPr>
                                <w:t xml:space="preserve">Box </w:t>
                              </w:r>
                              <w:ins w:id="320" w:author="Author">
                                <w:r>
                                  <w:rPr>
                                    <w:rFonts w:ascii="Times New Roman" w:hAnsi="Times New Roman"/>
                                    <w:color w:val="auto"/>
                                    <w:sz w:val="22"/>
                                    <w:szCs w:val="22"/>
                                  </w:rPr>
                                  <w:t>4.</w:t>
                                </w:r>
                              </w:ins>
                              <w:r w:rsidRPr="002F0E0E">
                                <w:rPr>
                                  <w:rFonts w:ascii="Times New Roman" w:hAnsi="Times New Roman"/>
                                  <w:color w:val="auto"/>
                                  <w:sz w:val="22"/>
                                  <w:szCs w:val="22"/>
                                </w:rPr>
                                <w:fldChar w:fldCharType="begin"/>
                              </w:r>
                              <w:r w:rsidRPr="002F0E0E">
                                <w:rPr>
                                  <w:rFonts w:ascii="Times New Roman" w:hAnsi="Times New Roman"/>
                                  <w:color w:val="auto"/>
                                  <w:sz w:val="22"/>
                                  <w:szCs w:val="22"/>
                                </w:rPr>
                                <w:instrText xml:space="preserve"> SEQ Box \* ARABIC </w:instrText>
                              </w:r>
                              <w:r w:rsidRPr="002F0E0E">
                                <w:rPr>
                                  <w:rFonts w:ascii="Times New Roman" w:hAnsi="Times New Roman"/>
                                  <w:color w:val="auto"/>
                                  <w:sz w:val="22"/>
                                  <w:szCs w:val="22"/>
                                </w:rPr>
                                <w:fldChar w:fldCharType="separate"/>
                              </w:r>
                              <w:r>
                                <w:rPr>
                                  <w:rFonts w:ascii="Times New Roman" w:hAnsi="Times New Roman"/>
                                  <w:noProof/>
                                  <w:color w:val="auto"/>
                                  <w:sz w:val="22"/>
                                  <w:szCs w:val="22"/>
                                </w:rPr>
                                <w:t>1</w:t>
                              </w:r>
                              <w:r w:rsidRPr="002F0E0E">
                                <w:rPr>
                                  <w:rFonts w:ascii="Times New Roman" w:hAnsi="Times New Roman"/>
                                  <w:color w:val="auto"/>
                                  <w:sz w:val="22"/>
                                  <w:szCs w:val="22"/>
                                </w:rPr>
                                <w:fldChar w:fldCharType="end"/>
                              </w:r>
                              <w:del w:id="321" w:author="Author">
                                <w:r w:rsidRPr="002F0E0E" w:rsidDel="00520EFF">
                                  <w:rPr>
                                    <w:rFonts w:ascii="Times New Roman" w:hAnsi="Times New Roman"/>
                                    <w:color w:val="auto"/>
                                    <w:sz w:val="22"/>
                                    <w:szCs w:val="22"/>
                                  </w:rPr>
                                  <w:delText xml:space="preserve">. </w:delText>
                                </w:r>
                              </w:del>
                              <w:ins w:id="322" w:author="Author">
                                <w:r>
                                  <w:rPr>
                                    <w:rFonts w:ascii="Times New Roman" w:hAnsi="Times New Roman"/>
                                    <w:color w:val="auto"/>
                                    <w:sz w:val="22"/>
                                    <w:szCs w:val="22"/>
                                  </w:rPr>
                                  <w:t>—</w:t>
                                </w:r>
                              </w:ins>
                              <w:r w:rsidRPr="002F0E0E">
                                <w:rPr>
                                  <w:rFonts w:ascii="Times New Roman" w:hAnsi="Times New Roman"/>
                                  <w:color w:val="auto"/>
                                  <w:sz w:val="22"/>
                                  <w:szCs w:val="22"/>
                                </w:rPr>
                                <w:t xml:space="preserve">Findings from the PARIMA project on southern Ethiopia and </w:t>
                              </w:r>
                              <w:r>
                                <w:rPr>
                                  <w:rFonts w:ascii="Times New Roman" w:hAnsi="Times New Roman"/>
                                  <w:color w:val="auto"/>
                                  <w:sz w:val="22"/>
                                  <w:szCs w:val="22"/>
                                </w:rPr>
                                <w:t>n</w:t>
                              </w:r>
                              <w:r w:rsidRPr="002F0E0E">
                                <w:rPr>
                                  <w:rFonts w:ascii="Times New Roman" w:hAnsi="Times New Roman"/>
                                  <w:color w:val="auto"/>
                                  <w:sz w:val="22"/>
                                  <w:szCs w:val="22"/>
                                </w:rPr>
                                <w:t>orthern Kenya</w:t>
                              </w:r>
                              <w:bookmarkEnd w:id="319"/>
                            </w:p>
                            <w:p w:rsidR="008B33A2" w:rsidRDefault="008B33A2" w:rsidP="00115A95">
                              <w:pPr>
                                <w:autoSpaceDE w:val="0"/>
                                <w:autoSpaceDN w:val="0"/>
                                <w:adjustRightInd w:val="0"/>
                                <w:spacing w:after="0" w:line="240" w:lineRule="auto"/>
                                <w:rPr>
                                  <w:rFonts w:ascii="Times New Roman" w:hAnsi="Times New Roman"/>
                                  <w:sz w:val="20"/>
                                  <w:szCs w:val="20"/>
                                </w:rPr>
                              </w:pPr>
                              <w:r w:rsidRPr="00115A95">
                                <w:rPr>
                                  <w:rFonts w:ascii="Times New Roman" w:hAnsi="Times New Roman"/>
                                  <w:sz w:val="20"/>
                                  <w:szCs w:val="20"/>
                                </w:rPr>
                                <w:t>With declining per capita stock holdings, there is little question that many herders, both male and female, have had to diversify their income-earning activities. What is surprising is how</w:t>
                              </w:r>
                              <w:r>
                                <w:rPr>
                                  <w:rFonts w:ascii="Times New Roman" w:hAnsi="Times New Roman"/>
                                  <w:sz w:val="20"/>
                                  <w:szCs w:val="20"/>
                                </w:rPr>
                                <w:t xml:space="preserve"> </w:t>
                              </w:r>
                              <w:r w:rsidRPr="00115A95">
                                <w:rPr>
                                  <w:rFonts w:ascii="Times New Roman" w:hAnsi="Times New Roman"/>
                                  <w:sz w:val="20"/>
                                  <w:szCs w:val="20"/>
                                </w:rPr>
                                <w:t>rapid and how much of this has occurred since the 1970s. For areas where agriculture is feasible, there continues to be an expansion of agriculture into former range areas, including dry-season agriculture.</w:t>
                              </w:r>
                              <w:r>
                                <w:rPr>
                                  <w:rFonts w:ascii="Times New Roman" w:hAnsi="Times New Roman"/>
                                  <w:sz w:val="20"/>
                                  <w:szCs w:val="20"/>
                                </w:rPr>
                                <w:t xml:space="preserve">… </w:t>
                              </w:r>
                              <w:r w:rsidRPr="00115A95">
                                <w:rPr>
                                  <w:rFonts w:ascii="Times New Roman" w:hAnsi="Times New Roman"/>
                                  <w:sz w:val="20"/>
                                  <w:szCs w:val="20"/>
                                </w:rPr>
                                <w:t>For areas where agriculture is not feasible, diversification mainly has entailed wage labor and trading or business activities. Wage employment usually requires migration out of the study region (</w:t>
                              </w:r>
                              <w:r>
                                <w:rPr>
                                  <w:rFonts w:ascii="Times New Roman" w:hAnsi="Times New Roman"/>
                                  <w:sz w:val="20"/>
                                  <w:szCs w:val="20"/>
                                </w:rPr>
                                <w:t>for example,</w:t>
                              </w:r>
                              <w:r w:rsidRPr="00115A95">
                                <w:rPr>
                                  <w:rFonts w:ascii="Times New Roman" w:hAnsi="Times New Roman"/>
                                  <w:sz w:val="20"/>
                                  <w:szCs w:val="20"/>
                                </w:rPr>
                                <w:t xml:space="preserve"> to Nairobi), but this varies by locational factors </w:t>
                              </w:r>
                              <w:r>
                                <w:rPr>
                                  <w:rFonts w:ascii="Times New Roman" w:hAnsi="Times New Roman"/>
                                  <w:sz w:val="20"/>
                                  <w:szCs w:val="20"/>
                                </w:rPr>
                                <w:t>…</w:t>
                              </w:r>
                              <w:r w:rsidRPr="00115A95">
                                <w:rPr>
                                  <w:rFonts w:ascii="Times New Roman" w:hAnsi="Times New Roman"/>
                                  <w:sz w:val="20"/>
                                  <w:szCs w:val="20"/>
                                </w:rPr>
                                <w:t xml:space="preserve"> different categories of herders</w:t>
                              </w:r>
                              <w:r>
                                <w:rPr>
                                  <w:rFonts w:ascii="Times New Roman" w:hAnsi="Times New Roman"/>
                                  <w:sz w:val="20"/>
                                  <w:szCs w:val="20"/>
                                </w:rPr>
                                <w:t>—</w:t>
                              </w:r>
                              <w:r w:rsidRPr="00115A95">
                                <w:rPr>
                                  <w:rFonts w:ascii="Times New Roman" w:hAnsi="Times New Roman"/>
                                  <w:sz w:val="20"/>
                                  <w:szCs w:val="20"/>
                                </w:rPr>
                                <w:t>rich/poor and male/female</w:t>
                              </w:r>
                              <w:r>
                                <w:rPr>
                                  <w:rFonts w:ascii="Times New Roman" w:hAnsi="Times New Roman"/>
                                  <w:sz w:val="20"/>
                                  <w:szCs w:val="20"/>
                                </w:rPr>
                                <w:t>—</w:t>
                              </w:r>
                              <w:r w:rsidRPr="00115A95">
                                <w:rPr>
                                  <w:rFonts w:ascii="Times New Roman" w:hAnsi="Times New Roman"/>
                                  <w:sz w:val="20"/>
                                  <w:szCs w:val="20"/>
                                </w:rPr>
                                <w:t xml:space="preserve">have responded differently. For the poorest herders unskilled waged labor and petty trade seem to be the most common non-pastoral option, while for the wealthiest it tends to be trading, business, and skilled (higher income) waged labor. The process of diversification affects the richest and poorest herders, leaving </w:t>
                              </w:r>
                              <w:r>
                                <w:rPr>
                                  <w:rFonts w:ascii="Times New Roman" w:hAnsi="Times New Roman"/>
                                  <w:sz w:val="20"/>
                                  <w:szCs w:val="20"/>
                                </w:rPr>
                                <w:t>“</w:t>
                              </w:r>
                              <w:r w:rsidRPr="00115A95">
                                <w:rPr>
                                  <w:rFonts w:ascii="Times New Roman" w:hAnsi="Times New Roman"/>
                                  <w:sz w:val="20"/>
                                  <w:szCs w:val="20"/>
                                </w:rPr>
                                <w:t>middle</w:t>
                              </w:r>
                              <w:r>
                                <w:rPr>
                                  <w:rFonts w:ascii="Times New Roman" w:hAnsi="Times New Roman"/>
                                  <w:sz w:val="20"/>
                                  <w:szCs w:val="20"/>
                                </w:rPr>
                                <w:t>”</w:t>
                              </w:r>
                              <w:r w:rsidRPr="00115A95">
                                <w:rPr>
                                  <w:rFonts w:ascii="Times New Roman" w:hAnsi="Times New Roman"/>
                                  <w:sz w:val="20"/>
                                  <w:szCs w:val="20"/>
                                </w:rPr>
                                <w:t xml:space="preserve"> wealth herders relatively out of the pattern</w:t>
                              </w:r>
                              <w:r>
                                <w:rPr>
                                  <w:rFonts w:ascii="Times New Roman" w:hAnsi="Times New Roman"/>
                                  <w:sz w:val="20"/>
                                  <w:szCs w:val="20"/>
                                </w:rPr>
                                <w:t>.…</w:t>
                              </w:r>
                              <w:r w:rsidRPr="00115A95">
                                <w:rPr>
                                  <w:rFonts w:ascii="Times New Roman" w:hAnsi="Times New Roman"/>
                                  <w:sz w:val="20"/>
                                  <w:szCs w:val="20"/>
                                </w:rPr>
                                <w:t xml:space="preserve"> Sedentarization or settlement often is associated with diversification and provides some increased income-earning opportunities for low-income women. This is especially true in petty trade (milk and vegetable trading), handicrafts, informal alcohol brewing, and local waged employment, where women assume prominent roles</w:t>
                              </w:r>
                              <w:r>
                                <w:rPr>
                                  <w:rFonts w:ascii="Times New Roman" w:hAnsi="Times New Roman"/>
                                  <w:sz w:val="20"/>
                                  <w:szCs w:val="20"/>
                                </w:rPr>
                                <w:t>.…</w:t>
                              </w:r>
                              <w:r w:rsidRPr="00115A95">
                                <w:rPr>
                                  <w:rFonts w:ascii="Times New Roman" w:hAnsi="Times New Roman"/>
                                  <w:sz w:val="20"/>
                                  <w:szCs w:val="20"/>
                                </w:rPr>
                                <w:t xml:space="preserve"> Wealthier women herders are likely to rely more on income from livestock</w:t>
                              </w:r>
                              <w:r>
                                <w:rPr>
                                  <w:rFonts w:ascii="Times New Roman" w:hAnsi="Times New Roman"/>
                                  <w:sz w:val="20"/>
                                  <w:szCs w:val="20"/>
                                </w:rPr>
                                <w:t>,</w:t>
                              </w:r>
                              <w:r w:rsidRPr="00115A95">
                                <w:rPr>
                                  <w:rFonts w:ascii="Times New Roman" w:hAnsi="Times New Roman"/>
                                  <w:sz w:val="20"/>
                                  <w:szCs w:val="20"/>
                                </w:rPr>
                                <w:t xml:space="preserve"> and milk and ghee sales, than on other revenue sources. Shop ownership, retail business, and labor migration remain predominantly male activities</w:t>
                              </w:r>
                              <w:r>
                                <w:rPr>
                                  <w:rFonts w:ascii="Times New Roman" w:hAnsi="Times New Roman"/>
                                  <w:sz w:val="20"/>
                                  <w:szCs w:val="20"/>
                                </w:rPr>
                                <w:t>.…</w:t>
                              </w:r>
                              <w:r w:rsidRPr="00115A95">
                                <w:rPr>
                                  <w:rFonts w:ascii="Times New Roman" w:hAnsi="Times New Roman"/>
                                  <w:sz w:val="20"/>
                                  <w:szCs w:val="20"/>
                                </w:rPr>
                                <w:t xml:space="preserve"> In terms of risk, some data show that cultivation allows herders to better manage risk in zones of adequate climate. They seem to respond better to drought-induced shocks than do other</w:t>
                              </w:r>
                              <w:r>
                                <w:rPr>
                                  <w:rFonts w:ascii="Times New Roman" w:hAnsi="Times New Roman"/>
                                  <w:sz w:val="20"/>
                                  <w:szCs w:val="20"/>
                                </w:rPr>
                                <w:t xml:space="preserve"> </w:t>
                              </w:r>
                              <w:r w:rsidRPr="00115A95">
                                <w:rPr>
                                  <w:rFonts w:ascii="Times New Roman" w:hAnsi="Times New Roman"/>
                                  <w:sz w:val="20"/>
                                  <w:szCs w:val="20"/>
                                </w:rPr>
                                <w:t>pastoralists, and in these higher rainfall areas pastoralism requires less mobility and thus</w:t>
                              </w:r>
                              <w:r>
                                <w:rPr>
                                  <w:rFonts w:ascii="Times New Roman" w:hAnsi="Times New Roman"/>
                                  <w:sz w:val="20"/>
                                  <w:szCs w:val="20"/>
                                </w:rPr>
                                <w:t xml:space="preserve"> </w:t>
                              </w:r>
                              <w:r w:rsidRPr="00115A95">
                                <w:rPr>
                                  <w:rFonts w:ascii="Times New Roman" w:hAnsi="Times New Roman"/>
                                  <w:sz w:val="20"/>
                                  <w:szCs w:val="20"/>
                                </w:rPr>
                                <w:t>generally requires less labor than in drier rangelands</w:t>
                              </w:r>
                              <w:r>
                                <w:rPr>
                                  <w:rFonts w:ascii="Times New Roman" w:hAnsi="Times New Roman"/>
                                  <w:sz w:val="20"/>
                                  <w:szCs w:val="20"/>
                                </w:rPr>
                                <w:t>.…</w:t>
                              </w:r>
                              <w:r w:rsidRPr="00115A95">
                                <w:rPr>
                                  <w:rFonts w:ascii="Times New Roman" w:hAnsi="Times New Roman"/>
                                  <w:sz w:val="20"/>
                                  <w:szCs w:val="20"/>
                                </w:rPr>
                                <w:t xml:space="preserve"> What about the links between diversification and improved risk management in drier pastoral zones? In these areas the issues are more complex and some diversification strategies may directly compete with labor for herding and reduce herder mobility, an occurrence that can have negative social and ecological impacts. The studies from </w:t>
                              </w:r>
                              <w:proofErr w:type="spellStart"/>
                              <w:r w:rsidRPr="00115A95">
                                <w:rPr>
                                  <w:rFonts w:ascii="Times New Roman" w:hAnsi="Times New Roman"/>
                                  <w:sz w:val="20"/>
                                  <w:szCs w:val="20"/>
                                </w:rPr>
                                <w:t>Marsabit</w:t>
                              </w:r>
                              <w:proofErr w:type="spellEnd"/>
                              <w:r w:rsidRPr="00115A95">
                                <w:rPr>
                                  <w:rFonts w:ascii="Times New Roman" w:hAnsi="Times New Roman"/>
                                  <w:sz w:val="20"/>
                                  <w:szCs w:val="20"/>
                                </w:rPr>
                                <w:t xml:space="preserve"> </w:t>
                              </w:r>
                              <w:r>
                                <w:rPr>
                                  <w:rFonts w:ascii="Times New Roman" w:hAnsi="Times New Roman"/>
                                  <w:sz w:val="20"/>
                                  <w:szCs w:val="20"/>
                                </w:rPr>
                                <w:t>d</w:t>
                              </w:r>
                              <w:r w:rsidRPr="00115A95">
                                <w:rPr>
                                  <w:rFonts w:ascii="Times New Roman" w:hAnsi="Times New Roman"/>
                                  <w:sz w:val="20"/>
                                  <w:szCs w:val="20"/>
                                </w:rPr>
                                <w:t xml:space="preserve">istrict, Kenya, show the potentially negative ecological and social </w:t>
                              </w:r>
                              <w:r>
                                <w:rPr>
                                  <w:rFonts w:ascii="Times New Roman" w:hAnsi="Times New Roman"/>
                                  <w:sz w:val="20"/>
                                  <w:szCs w:val="20"/>
                                </w:rPr>
                                <w:t>e</w:t>
                              </w:r>
                              <w:r w:rsidRPr="00115A95">
                                <w:rPr>
                                  <w:rFonts w:ascii="Times New Roman" w:hAnsi="Times New Roman"/>
                                  <w:sz w:val="20"/>
                                  <w:szCs w:val="20"/>
                                </w:rPr>
                                <w:t>ffects of pastoral sedentarization and diversification</w:t>
                              </w:r>
                              <w:r>
                                <w:rPr>
                                  <w:rFonts w:ascii="Times New Roman" w:hAnsi="Times New Roman"/>
                                  <w:sz w:val="20"/>
                                  <w:szCs w:val="20"/>
                                </w:rPr>
                                <w:t xml:space="preserve">.… </w:t>
                              </w:r>
                              <w:r w:rsidRPr="00115A95">
                                <w:rPr>
                                  <w:rFonts w:ascii="Times New Roman" w:hAnsi="Times New Roman"/>
                                  <w:sz w:val="20"/>
                                  <w:szCs w:val="20"/>
                                </w:rPr>
                                <w:t>Although there are many alternatives to pastoralism, most tend to generate low incomes and thus may actually increase risk during periods of stress. Especially for poor individuals, diversification is not a risk-averse strategy because they do not necessarily diversify into several different sources, nor do they do so out of choice. They, instead, replace pastoral activities with other activities in order to survive.</w:t>
                              </w:r>
                            </w:p>
                            <w:p w:rsidR="008B33A2" w:rsidRPr="00115A95" w:rsidRDefault="008B33A2" w:rsidP="00115A95">
                              <w:p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Source: Little et al. (2001, 421–423).</w:t>
                              </w:r>
                            </w:p>
                            <w:p w:rsidR="008B33A2" w:rsidRPr="00115A95" w:rsidRDefault="008B33A2">
                              <w:pPr>
                                <w:rPr>
                                  <w:sz w:val="20"/>
                                  <w:szCs w:val="20"/>
                                </w:rPr>
                              </w:pPr>
                            </w:p>
                          </w:txbxContent>
                        </wps:txbx>
                        <wps:bodyPr rot="0" vert="horz" wrap="square" lIns="91440" tIns="45720" rIns="91440" bIns="45720" anchor="t" anchorCtr="0" upright="1">
                          <a:noAutofit/>
                        </wps:bodyPr>
                      </wps:wsp>
                    </wpc:wpc>
                  </a:graphicData>
                </a:graphic>
              </wp:inline>
            </w:drawing>
          </mc:Choice>
          <mc:Fallback>
            <w:pict>
              <v:group id="Canvas 5" o:spid="_x0000_s1069" editas="canvas" style="width:468pt;height:361.35pt;mso-position-horizontal-relative:char;mso-position-vertical-relative:line" coordsize="59436,4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">
                <v:shape id="_x0000_s1070" type="#_x0000_t75" style="position:absolute;width:59436;height:45891;visibility:visible;mso-wrap-style:square">
                  <v:fill o:detectmouseclick="t"/>
                  <v:path o:connecttype="none"/>
                </v:shape>
                <v:shape id="Text Box 7" o:spid="_x0000_s1071" type="#_x0000_t202" style="position:absolute;top:641;width:59436;height:45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8B33A2" w:rsidRPr="002F0E0E" w:rsidRDefault="008B33A2" w:rsidP="002F0E0E">
                        <w:pPr>
                          <w:pStyle w:val="Caption"/>
                          <w:rPr>
                            <w:rFonts w:ascii="Times New Roman" w:hAnsi="Times New Roman"/>
                            <w:color w:val="auto"/>
                            <w:sz w:val="22"/>
                            <w:szCs w:val="22"/>
                          </w:rPr>
                        </w:pPr>
                        <w:bookmarkStart w:id="331" w:name="_Toc308443609"/>
                        <w:r w:rsidRPr="002F0E0E">
                          <w:rPr>
                            <w:rFonts w:ascii="Times New Roman" w:hAnsi="Times New Roman"/>
                            <w:color w:val="auto"/>
                            <w:sz w:val="22"/>
                            <w:szCs w:val="22"/>
                          </w:rPr>
                          <w:t xml:space="preserve">Box </w:t>
                        </w:r>
                        <w:ins w:id="332" w:author="Author">
                          <w:r>
                            <w:rPr>
                              <w:rFonts w:ascii="Times New Roman" w:hAnsi="Times New Roman"/>
                              <w:color w:val="auto"/>
                              <w:sz w:val="22"/>
                              <w:szCs w:val="22"/>
                            </w:rPr>
                            <w:t>4.</w:t>
                          </w:r>
                        </w:ins>
                        <w:r w:rsidRPr="002F0E0E">
                          <w:rPr>
                            <w:rFonts w:ascii="Times New Roman" w:hAnsi="Times New Roman"/>
                            <w:color w:val="auto"/>
                            <w:sz w:val="22"/>
                            <w:szCs w:val="22"/>
                          </w:rPr>
                          <w:fldChar w:fldCharType="begin"/>
                        </w:r>
                        <w:r w:rsidRPr="002F0E0E">
                          <w:rPr>
                            <w:rFonts w:ascii="Times New Roman" w:hAnsi="Times New Roman"/>
                            <w:color w:val="auto"/>
                            <w:sz w:val="22"/>
                            <w:szCs w:val="22"/>
                          </w:rPr>
                          <w:instrText xml:space="preserve"> SEQ Box \* ARABIC </w:instrText>
                        </w:r>
                        <w:r w:rsidRPr="002F0E0E">
                          <w:rPr>
                            <w:rFonts w:ascii="Times New Roman" w:hAnsi="Times New Roman"/>
                            <w:color w:val="auto"/>
                            <w:sz w:val="22"/>
                            <w:szCs w:val="22"/>
                          </w:rPr>
                          <w:fldChar w:fldCharType="separate"/>
                        </w:r>
                        <w:r>
                          <w:rPr>
                            <w:rFonts w:ascii="Times New Roman" w:hAnsi="Times New Roman"/>
                            <w:noProof/>
                            <w:color w:val="auto"/>
                            <w:sz w:val="22"/>
                            <w:szCs w:val="22"/>
                          </w:rPr>
                          <w:t>1</w:t>
                        </w:r>
                        <w:r w:rsidRPr="002F0E0E">
                          <w:rPr>
                            <w:rFonts w:ascii="Times New Roman" w:hAnsi="Times New Roman"/>
                            <w:color w:val="auto"/>
                            <w:sz w:val="22"/>
                            <w:szCs w:val="22"/>
                          </w:rPr>
                          <w:fldChar w:fldCharType="end"/>
                        </w:r>
                        <w:del w:id="333" w:author="Author">
                          <w:r w:rsidRPr="002F0E0E" w:rsidDel="00520EFF">
                            <w:rPr>
                              <w:rFonts w:ascii="Times New Roman" w:hAnsi="Times New Roman"/>
                              <w:color w:val="auto"/>
                              <w:sz w:val="22"/>
                              <w:szCs w:val="22"/>
                            </w:rPr>
                            <w:delText xml:space="preserve">. </w:delText>
                          </w:r>
                        </w:del>
                        <w:ins w:id="334" w:author="Author">
                          <w:r>
                            <w:rPr>
                              <w:rFonts w:ascii="Times New Roman" w:hAnsi="Times New Roman"/>
                              <w:color w:val="auto"/>
                              <w:sz w:val="22"/>
                              <w:szCs w:val="22"/>
                            </w:rPr>
                            <w:t>—</w:t>
                          </w:r>
                        </w:ins>
                        <w:r w:rsidRPr="002F0E0E">
                          <w:rPr>
                            <w:rFonts w:ascii="Times New Roman" w:hAnsi="Times New Roman"/>
                            <w:color w:val="auto"/>
                            <w:sz w:val="22"/>
                            <w:szCs w:val="22"/>
                          </w:rPr>
                          <w:t xml:space="preserve">Findings from the PARIMA project on southern Ethiopia and </w:t>
                        </w:r>
                        <w:r>
                          <w:rPr>
                            <w:rFonts w:ascii="Times New Roman" w:hAnsi="Times New Roman"/>
                            <w:color w:val="auto"/>
                            <w:sz w:val="22"/>
                            <w:szCs w:val="22"/>
                          </w:rPr>
                          <w:t>n</w:t>
                        </w:r>
                        <w:r w:rsidRPr="002F0E0E">
                          <w:rPr>
                            <w:rFonts w:ascii="Times New Roman" w:hAnsi="Times New Roman"/>
                            <w:color w:val="auto"/>
                            <w:sz w:val="22"/>
                            <w:szCs w:val="22"/>
                          </w:rPr>
                          <w:t>orthern Kenya</w:t>
                        </w:r>
                        <w:bookmarkEnd w:id="331"/>
                      </w:p>
                      <w:p w:rsidR="008B33A2" w:rsidRDefault="008B33A2" w:rsidP="00115A95">
                        <w:pPr>
                          <w:autoSpaceDE w:val="0"/>
                          <w:autoSpaceDN w:val="0"/>
                          <w:adjustRightInd w:val="0"/>
                          <w:spacing w:after="0" w:line="240" w:lineRule="auto"/>
                          <w:rPr>
                            <w:rFonts w:ascii="Times New Roman" w:hAnsi="Times New Roman"/>
                            <w:sz w:val="20"/>
                            <w:szCs w:val="20"/>
                          </w:rPr>
                        </w:pPr>
                        <w:r w:rsidRPr="00115A95">
                          <w:rPr>
                            <w:rFonts w:ascii="Times New Roman" w:hAnsi="Times New Roman"/>
                            <w:sz w:val="20"/>
                            <w:szCs w:val="20"/>
                          </w:rPr>
                          <w:t>With declining per capita stock holdings, there is little question that many herders, both male and female, have had to diversify their income-earning activities. What is surprising is how</w:t>
                        </w:r>
                        <w:r>
                          <w:rPr>
                            <w:rFonts w:ascii="Times New Roman" w:hAnsi="Times New Roman"/>
                            <w:sz w:val="20"/>
                            <w:szCs w:val="20"/>
                          </w:rPr>
                          <w:t xml:space="preserve"> </w:t>
                        </w:r>
                        <w:r w:rsidRPr="00115A95">
                          <w:rPr>
                            <w:rFonts w:ascii="Times New Roman" w:hAnsi="Times New Roman"/>
                            <w:sz w:val="20"/>
                            <w:szCs w:val="20"/>
                          </w:rPr>
                          <w:t>rapid and how much of this has occurred since the 1970s. For areas where agriculture is feasible, there continues to be an expansion of agriculture into former range areas, including dry-season agriculture.</w:t>
                        </w:r>
                        <w:r>
                          <w:rPr>
                            <w:rFonts w:ascii="Times New Roman" w:hAnsi="Times New Roman"/>
                            <w:sz w:val="20"/>
                            <w:szCs w:val="20"/>
                          </w:rPr>
                          <w:t xml:space="preserve">… </w:t>
                        </w:r>
                        <w:r w:rsidRPr="00115A95">
                          <w:rPr>
                            <w:rFonts w:ascii="Times New Roman" w:hAnsi="Times New Roman"/>
                            <w:sz w:val="20"/>
                            <w:szCs w:val="20"/>
                          </w:rPr>
                          <w:t>For areas where agriculture is not feasible, diversification mainly has entailed wage labor and trading or business activities. Wage employment usually requires migration out of the study region (</w:t>
                        </w:r>
                        <w:r>
                          <w:rPr>
                            <w:rFonts w:ascii="Times New Roman" w:hAnsi="Times New Roman"/>
                            <w:sz w:val="20"/>
                            <w:szCs w:val="20"/>
                          </w:rPr>
                          <w:t>for example,</w:t>
                        </w:r>
                        <w:r w:rsidRPr="00115A95">
                          <w:rPr>
                            <w:rFonts w:ascii="Times New Roman" w:hAnsi="Times New Roman"/>
                            <w:sz w:val="20"/>
                            <w:szCs w:val="20"/>
                          </w:rPr>
                          <w:t xml:space="preserve"> to Nairobi), but this varies by locational factors </w:t>
                        </w:r>
                        <w:r>
                          <w:rPr>
                            <w:rFonts w:ascii="Times New Roman" w:hAnsi="Times New Roman"/>
                            <w:sz w:val="20"/>
                            <w:szCs w:val="20"/>
                          </w:rPr>
                          <w:t>…</w:t>
                        </w:r>
                        <w:r w:rsidRPr="00115A95">
                          <w:rPr>
                            <w:rFonts w:ascii="Times New Roman" w:hAnsi="Times New Roman"/>
                            <w:sz w:val="20"/>
                            <w:szCs w:val="20"/>
                          </w:rPr>
                          <w:t xml:space="preserve"> different categories of herders</w:t>
                        </w:r>
                        <w:r>
                          <w:rPr>
                            <w:rFonts w:ascii="Times New Roman" w:hAnsi="Times New Roman"/>
                            <w:sz w:val="20"/>
                            <w:szCs w:val="20"/>
                          </w:rPr>
                          <w:t>—</w:t>
                        </w:r>
                        <w:r w:rsidRPr="00115A95">
                          <w:rPr>
                            <w:rFonts w:ascii="Times New Roman" w:hAnsi="Times New Roman"/>
                            <w:sz w:val="20"/>
                            <w:szCs w:val="20"/>
                          </w:rPr>
                          <w:t>rich/poor and male/female</w:t>
                        </w:r>
                        <w:r>
                          <w:rPr>
                            <w:rFonts w:ascii="Times New Roman" w:hAnsi="Times New Roman"/>
                            <w:sz w:val="20"/>
                            <w:szCs w:val="20"/>
                          </w:rPr>
                          <w:t>—</w:t>
                        </w:r>
                        <w:r w:rsidRPr="00115A95">
                          <w:rPr>
                            <w:rFonts w:ascii="Times New Roman" w:hAnsi="Times New Roman"/>
                            <w:sz w:val="20"/>
                            <w:szCs w:val="20"/>
                          </w:rPr>
                          <w:t xml:space="preserve">have responded differently. For the poorest herders unskilled waged labor and petty trade seem to be the most common non-pastoral option, while for the wealthiest it tends to be trading, business, and skilled (higher income) waged labor. The process of diversification affects the richest and poorest herders, leaving </w:t>
                        </w:r>
                        <w:r>
                          <w:rPr>
                            <w:rFonts w:ascii="Times New Roman" w:hAnsi="Times New Roman"/>
                            <w:sz w:val="20"/>
                            <w:szCs w:val="20"/>
                          </w:rPr>
                          <w:t>“</w:t>
                        </w:r>
                        <w:r w:rsidRPr="00115A95">
                          <w:rPr>
                            <w:rFonts w:ascii="Times New Roman" w:hAnsi="Times New Roman"/>
                            <w:sz w:val="20"/>
                            <w:szCs w:val="20"/>
                          </w:rPr>
                          <w:t>middle</w:t>
                        </w:r>
                        <w:r>
                          <w:rPr>
                            <w:rFonts w:ascii="Times New Roman" w:hAnsi="Times New Roman"/>
                            <w:sz w:val="20"/>
                            <w:szCs w:val="20"/>
                          </w:rPr>
                          <w:t>”</w:t>
                        </w:r>
                        <w:r w:rsidRPr="00115A95">
                          <w:rPr>
                            <w:rFonts w:ascii="Times New Roman" w:hAnsi="Times New Roman"/>
                            <w:sz w:val="20"/>
                            <w:szCs w:val="20"/>
                          </w:rPr>
                          <w:t xml:space="preserve"> wealth herders relatively out of the pattern</w:t>
                        </w:r>
                        <w:r>
                          <w:rPr>
                            <w:rFonts w:ascii="Times New Roman" w:hAnsi="Times New Roman"/>
                            <w:sz w:val="20"/>
                            <w:szCs w:val="20"/>
                          </w:rPr>
                          <w:t>.…</w:t>
                        </w:r>
                        <w:r w:rsidRPr="00115A95">
                          <w:rPr>
                            <w:rFonts w:ascii="Times New Roman" w:hAnsi="Times New Roman"/>
                            <w:sz w:val="20"/>
                            <w:szCs w:val="20"/>
                          </w:rPr>
                          <w:t xml:space="preserve"> Sedentarization or settlement often is associated with diversification and provides some increased income-earning opportunities for low-income women. This is especially true in petty trade (milk and vegetable trading), handicrafts, informal alcohol brewing, and local waged employment, where women assume prominent roles</w:t>
                        </w:r>
                        <w:r>
                          <w:rPr>
                            <w:rFonts w:ascii="Times New Roman" w:hAnsi="Times New Roman"/>
                            <w:sz w:val="20"/>
                            <w:szCs w:val="20"/>
                          </w:rPr>
                          <w:t>.…</w:t>
                        </w:r>
                        <w:r w:rsidRPr="00115A95">
                          <w:rPr>
                            <w:rFonts w:ascii="Times New Roman" w:hAnsi="Times New Roman"/>
                            <w:sz w:val="20"/>
                            <w:szCs w:val="20"/>
                          </w:rPr>
                          <w:t xml:space="preserve"> Wealthier women herders are likely to rely more on income from livestock</w:t>
                        </w:r>
                        <w:r>
                          <w:rPr>
                            <w:rFonts w:ascii="Times New Roman" w:hAnsi="Times New Roman"/>
                            <w:sz w:val="20"/>
                            <w:szCs w:val="20"/>
                          </w:rPr>
                          <w:t>,</w:t>
                        </w:r>
                        <w:r w:rsidRPr="00115A95">
                          <w:rPr>
                            <w:rFonts w:ascii="Times New Roman" w:hAnsi="Times New Roman"/>
                            <w:sz w:val="20"/>
                            <w:szCs w:val="20"/>
                          </w:rPr>
                          <w:t xml:space="preserve"> and milk and ghee sales, than on other revenue sources. Shop ownership, retail business, and labor migration remain predominantly male activities</w:t>
                        </w:r>
                        <w:r>
                          <w:rPr>
                            <w:rFonts w:ascii="Times New Roman" w:hAnsi="Times New Roman"/>
                            <w:sz w:val="20"/>
                            <w:szCs w:val="20"/>
                          </w:rPr>
                          <w:t>.…</w:t>
                        </w:r>
                        <w:r w:rsidRPr="00115A95">
                          <w:rPr>
                            <w:rFonts w:ascii="Times New Roman" w:hAnsi="Times New Roman"/>
                            <w:sz w:val="20"/>
                            <w:szCs w:val="20"/>
                          </w:rPr>
                          <w:t xml:space="preserve"> In terms of risk, some data show that cultivation allows herders to better manage risk in zones of adequate climate. They seem to respond better to drought-induced shocks than do other</w:t>
                        </w:r>
                        <w:r>
                          <w:rPr>
                            <w:rFonts w:ascii="Times New Roman" w:hAnsi="Times New Roman"/>
                            <w:sz w:val="20"/>
                            <w:szCs w:val="20"/>
                          </w:rPr>
                          <w:t xml:space="preserve"> </w:t>
                        </w:r>
                        <w:r w:rsidRPr="00115A95">
                          <w:rPr>
                            <w:rFonts w:ascii="Times New Roman" w:hAnsi="Times New Roman"/>
                            <w:sz w:val="20"/>
                            <w:szCs w:val="20"/>
                          </w:rPr>
                          <w:t>pastoralists, and in these higher rainfall areas pastoralism requires less mobility and thus</w:t>
                        </w:r>
                        <w:r>
                          <w:rPr>
                            <w:rFonts w:ascii="Times New Roman" w:hAnsi="Times New Roman"/>
                            <w:sz w:val="20"/>
                            <w:szCs w:val="20"/>
                          </w:rPr>
                          <w:t xml:space="preserve"> </w:t>
                        </w:r>
                        <w:r w:rsidRPr="00115A95">
                          <w:rPr>
                            <w:rFonts w:ascii="Times New Roman" w:hAnsi="Times New Roman"/>
                            <w:sz w:val="20"/>
                            <w:szCs w:val="20"/>
                          </w:rPr>
                          <w:t>generally requires less labor than in drier rangelands</w:t>
                        </w:r>
                        <w:r>
                          <w:rPr>
                            <w:rFonts w:ascii="Times New Roman" w:hAnsi="Times New Roman"/>
                            <w:sz w:val="20"/>
                            <w:szCs w:val="20"/>
                          </w:rPr>
                          <w:t>.…</w:t>
                        </w:r>
                        <w:r w:rsidRPr="00115A95">
                          <w:rPr>
                            <w:rFonts w:ascii="Times New Roman" w:hAnsi="Times New Roman"/>
                            <w:sz w:val="20"/>
                            <w:szCs w:val="20"/>
                          </w:rPr>
                          <w:t xml:space="preserve"> What about the links between diversification and improved risk management in drier pastoral zones? In these areas the issues are more complex and some diversification strategies may directly compete with labor for herding and reduce herder mobility, an occurrence that can have negative social and ecological impacts. The studies from </w:t>
                        </w:r>
                        <w:proofErr w:type="spellStart"/>
                        <w:r w:rsidRPr="00115A95">
                          <w:rPr>
                            <w:rFonts w:ascii="Times New Roman" w:hAnsi="Times New Roman"/>
                            <w:sz w:val="20"/>
                            <w:szCs w:val="20"/>
                          </w:rPr>
                          <w:t>Marsabit</w:t>
                        </w:r>
                        <w:proofErr w:type="spellEnd"/>
                        <w:r w:rsidRPr="00115A95">
                          <w:rPr>
                            <w:rFonts w:ascii="Times New Roman" w:hAnsi="Times New Roman"/>
                            <w:sz w:val="20"/>
                            <w:szCs w:val="20"/>
                          </w:rPr>
                          <w:t xml:space="preserve"> </w:t>
                        </w:r>
                        <w:r>
                          <w:rPr>
                            <w:rFonts w:ascii="Times New Roman" w:hAnsi="Times New Roman"/>
                            <w:sz w:val="20"/>
                            <w:szCs w:val="20"/>
                          </w:rPr>
                          <w:t>d</w:t>
                        </w:r>
                        <w:r w:rsidRPr="00115A95">
                          <w:rPr>
                            <w:rFonts w:ascii="Times New Roman" w:hAnsi="Times New Roman"/>
                            <w:sz w:val="20"/>
                            <w:szCs w:val="20"/>
                          </w:rPr>
                          <w:t xml:space="preserve">istrict, Kenya, show the potentially negative ecological and social </w:t>
                        </w:r>
                        <w:r>
                          <w:rPr>
                            <w:rFonts w:ascii="Times New Roman" w:hAnsi="Times New Roman"/>
                            <w:sz w:val="20"/>
                            <w:szCs w:val="20"/>
                          </w:rPr>
                          <w:t>e</w:t>
                        </w:r>
                        <w:r w:rsidRPr="00115A95">
                          <w:rPr>
                            <w:rFonts w:ascii="Times New Roman" w:hAnsi="Times New Roman"/>
                            <w:sz w:val="20"/>
                            <w:szCs w:val="20"/>
                          </w:rPr>
                          <w:t>ffects of pastoral sedentarization and diversification</w:t>
                        </w:r>
                        <w:r>
                          <w:rPr>
                            <w:rFonts w:ascii="Times New Roman" w:hAnsi="Times New Roman"/>
                            <w:sz w:val="20"/>
                            <w:szCs w:val="20"/>
                          </w:rPr>
                          <w:t xml:space="preserve">.… </w:t>
                        </w:r>
                        <w:r w:rsidRPr="00115A95">
                          <w:rPr>
                            <w:rFonts w:ascii="Times New Roman" w:hAnsi="Times New Roman"/>
                            <w:sz w:val="20"/>
                            <w:szCs w:val="20"/>
                          </w:rPr>
                          <w:t>Although there are many alternatives to pastoralism, most tend to generate low incomes and thus may actually increase risk during periods of stress. Especially for poor individuals, diversification is not a risk-averse strategy because they do not necessarily diversify into several different sources, nor do they do so out of choice. They, instead, replace pastoral activities with other activities in order to survive.</w:t>
                        </w:r>
                      </w:p>
                      <w:p w:rsidR="008B33A2" w:rsidRPr="00115A95" w:rsidRDefault="008B33A2" w:rsidP="00115A95">
                        <w:p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Source: Little et al. (2001, 421–423).</w:t>
                        </w:r>
                      </w:p>
                      <w:p w:rsidR="008B33A2" w:rsidRPr="00115A95" w:rsidRDefault="008B33A2">
                        <w:pPr>
                          <w:rPr>
                            <w:sz w:val="20"/>
                            <w:szCs w:val="20"/>
                          </w:rPr>
                        </w:pPr>
                      </w:p>
                    </w:txbxContent>
                  </v:textbox>
                </v:shape>
                <w10:anchorlock/>
              </v:group>
            </w:pict>
          </mc:Fallback>
        </mc:AlternateContent>
      </w:r>
    </w:p>
    <w:p w:rsidR="00487F99" w:rsidRPr="003351A3" w:rsidRDefault="00487F99" w:rsidP="009C0C69">
      <w:pPr>
        <w:spacing w:after="120" w:line="240" w:lineRule="auto"/>
        <w:jc w:val="both"/>
        <w:rPr>
          <w:rFonts w:ascii="Times New Roman" w:hAnsi="Times New Roman"/>
          <w:b/>
          <w:i/>
        </w:rPr>
      </w:pP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Finally, the move to permanent crop production seems to </w:t>
      </w:r>
      <w:del w:id="323" w:author="Author">
        <w:r w:rsidRPr="003351A3" w:rsidDel="00E51CF8">
          <w:rPr>
            <w:rFonts w:ascii="Times New Roman" w:hAnsi="Times New Roman"/>
          </w:rPr>
          <w:delText xml:space="preserve">mostly </w:delText>
        </w:r>
      </w:del>
      <w:r w:rsidRPr="003351A3">
        <w:rPr>
          <w:rFonts w:ascii="Times New Roman" w:hAnsi="Times New Roman"/>
        </w:rPr>
        <w:t xml:space="preserve">be having </w:t>
      </w:r>
      <w:ins w:id="324" w:author="Author">
        <w:r w:rsidR="00E51CF8" w:rsidRPr="003351A3">
          <w:rPr>
            <w:rFonts w:ascii="Times New Roman" w:hAnsi="Times New Roman"/>
          </w:rPr>
          <w:t xml:space="preserve">mostly </w:t>
        </w:r>
      </w:ins>
      <w:r w:rsidRPr="003351A3">
        <w:rPr>
          <w:rFonts w:ascii="Times New Roman" w:hAnsi="Times New Roman"/>
        </w:rPr>
        <w:t>negative spillovers on pastoralism</w:t>
      </w:r>
      <w:del w:id="325" w:author="Author">
        <w:r w:rsidRPr="003351A3" w:rsidDel="00E51CF8">
          <w:rPr>
            <w:rFonts w:ascii="Times New Roman" w:hAnsi="Times New Roman"/>
          </w:rPr>
          <w:delText>,</w:delText>
        </w:r>
      </w:del>
      <w:r w:rsidRPr="003351A3">
        <w:rPr>
          <w:rFonts w:ascii="Times New Roman" w:hAnsi="Times New Roman"/>
        </w:rPr>
        <w:t xml:space="preserve"> and perhaps </w:t>
      </w:r>
      <w:ins w:id="326" w:author="Author">
        <w:r w:rsidR="00E51CF8">
          <w:rPr>
            <w:rFonts w:ascii="Times New Roman" w:hAnsi="Times New Roman"/>
          </w:rPr>
          <w:t xml:space="preserve">on </w:t>
        </w:r>
      </w:ins>
      <w:r w:rsidRPr="003351A3">
        <w:rPr>
          <w:rFonts w:ascii="Times New Roman" w:hAnsi="Times New Roman"/>
        </w:rPr>
        <w:t>livestock production in general. A striking feature of a recent report on land fragmentation in lowland areas of eastern Africa is that there is a pervasive move toward fencing off lands, even without legal permission to do so (</w:t>
      </w:r>
      <w:proofErr w:type="spellStart"/>
      <w:r w:rsidRPr="003351A3">
        <w:rPr>
          <w:rFonts w:ascii="Times New Roman" w:hAnsi="Times New Roman"/>
        </w:rPr>
        <w:t>Flintan</w:t>
      </w:r>
      <w:proofErr w:type="spellEnd"/>
      <w:r w:rsidRPr="003351A3">
        <w:rPr>
          <w:rFonts w:ascii="Times New Roman" w:hAnsi="Times New Roman"/>
        </w:rPr>
        <w:t xml:space="preserve"> 2011). Because this is </w:t>
      </w:r>
      <w:r w:rsidR="00E51CF8">
        <w:rPr>
          <w:rFonts w:ascii="Times New Roman" w:hAnsi="Times New Roman"/>
        </w:rPr>
        <w:t xml:space="preserve">a </w:t>
      </w:r>
      <w:r w:rsidRPr="003351A3">
        <w:rPr>
          <w:rFonts w:ascii="Times New Roman" w:hAnsi="Times New Roman"/>
        </w:rPr>
        <w:t>zero</w:t>
      </w:r>
      <w:r w:rsidR="00BB07C6">
        <w:rPr>
          <w:rFonts w:ascii="Times New Roman" w:hAnsi="Times New Roman"/>
        </w:rPr>
        <w:t>-</w:t>
      </w:r>
      <w:r w:rsidRPr="003351A3">
        <w:rPr>
          <w:rFonts w:ascii="Times New Roman" w:hAnsi="Times New Roman"/>
        </w:rPr>
        <w:t>sum game</w:t>
      </w:r>
      <w:r w:rsidR="00520EFF">
        <w:rPr>
          <w:rFonts w:ascii="Times New Roman" w:hAnsi="Times New Roman"/>
        </w:rPr>
        <w:t>—</w:t>
      </w:r>
      <w:r w:rsidRPr="003351A3">
        <w:rPr>
          <w:rFonts w:ascii="Times New Roman" w:hAnsi="Times New Roman"/>
        </w:rPr>
        <w:t>if a neighbor fences land then it is rational for all other households to start doing so</w:t>
      </w:r>
      <w:r w:rsidR="00520EFF">
        <w:rPr>
          <w:rFonts w:ascii="Times New Roman" w:hAnsi="Times New Roman"/>
        </w:rPr>
        <w:t>—</w:t>
      </w:r>
      <w:r w:rsidRPr="003351A3">
        <w:rPr>
          <w:rFonts w:ascii="Times New Roman" w:hAnsi="Times New Roman"/>
        </w:rPr>
        <w:t xml:space="preserve">it seems likely that fragmentation will only accelerate once fencing has begun, which has the effect of gradually reducing </w:t>
      </w:r>
      <w:r w:rsidR="00E51CF8">
        <w:rPr>
          <w:rFonts w:ascii="Times New Roman" w:hAnsi="Times New Roman"/>
        </w:rPr>
        <w:t xml:space="preserve">the </w:t>
      </w:r>
      <w:r w:rsidRPr="003351A3">
        <w:rPr>
          <w:rFonts w:ascii="Times New Roman" w:hAnsi="Times New Roman"/>
        </w:rPr>
        <w:t>common grazing lands that are so essential for pastoralism to survive. In some contexts this fencing process is profitable, particularly for wealthier ex-pastoralists who are using these lands to fatten animals for higher value exports. However, from an aggregate perspective it is far more questionable as to whether the consequent sedentarization makes economic sense in low</w:t>
      </w:r>
      <w:r w:rsidR="00BB07C6">
        <w:rPr>
          <w:rFonts w:ascii="Times New Roman" w:hAnsi="Times New Roman"/>
        </w:rPr>
        <w:t>-</w:t>
      </w:r>
      <w:r w:rsidRPr="003351A3">
        <w:rPr>
          <w:rFonts w:ascii="Times New Roman" w:hAnsi="Times New Roman"/>
        </w:rPr>
        <w:t xml:space="preserve">rainfall environments. Moreover, the process of land fragmentation in most areas is typically very exclusive </w:t>
      </w:r>
      <w:r w:rsidR="00BB07C6" w:rsidRPr="003351A3">
        <w:rPr>
          <w:rFonts w:ascii="Times New Roman" w:hAnsi="Times New Roman"/>
        </w:rPr>
        <w:t xml:space="preserve">either </w:t>
      </w:r>
      <w:r w:rsidRPr="003351A3">
        <w:rPr>
          <w:rFonts w:ascii="Times New Roman" w:hAnsi="Times New Roman"/>
        </w:rPr>
        <w:t>of local groups as a whole or of the more vulnerable sections of local groups (</w:t>
      </w:r>
      <w:r w:rsidR="004933B4">
        <w:rPr>
          <w:rFonts w:ascii="Times New Roman" w:hAnsi="Times New Roman"/>
        </w:rPr>
        <w:t>for example,</w:t>
      </w:r>
      <w:r w:rsidRPr="003351A3">
        <w:rPr>
          <w:rFonts w:ascii="Times New Roman" w:hAnsi="Times New Roman"/>
        </w:rPr>
        <w:t xml:space="preserve"> female</w:t>
      </w:r>
      <w:r w:rsidR="004933B4">
        <w:rPr>
          <w:rFonts w:ascii="Times New Roman" w:hAnsi="Times New Roman"/>
        </w:rPr>
        <w:t>-</w:t>
      </w:r>
      <w:r w:rsidRPr="003351A3">
        <w:rPr>
          <w:rFonts w:ascii="Times New Roman" w:hAnsi="Times New Roman"/>
        </w:rPr>
        <w:t xml:space="preserve">headed households or poorer pastoralist households). In the worst example of forced sedentarization, some argue that a double </w:t>
      </w:r>
      <w:r w:rsidRPr="003351A3">
        <w:rPr>
          <w:rFonts w:ascii="Times New Roman" w:hAnsi="Times New Roman"/>
        </w:rPr>
        <w:lastRenderedPageBreak/>
        <w:t xml:space="preserve">tragedy has occurred: </w:t>
      </w:r>
      <w:r w:rsidR="00BB07C6">
        <w:rPr>
          <w:rFonts w:ascii="Times New Roman" w:hAnsi="Times New Roman"/>
        </w:rPr>
        <w:t>P</w:t>
      </w:r>
      <w:r w:rsidRPr="003351A3">
        <w:rPr>
          <w:rFonts w:ascii="Times New Roman" w:hAnsi="Times New Roman"/>
        </w:rPr>
        <w:t>astoralists are pushed off vital lands</w:t>
      </w:r>
      <w:del w:id="327" w:author="Author">
        <w:r w:rsidRPr="003351A3" w:rsidDel="00BB07C6">
          <w:rPr>
            <w:rFonts w:ascii="Times New Roman" w:hAnsi="Times New Roman"/>
          </w:rPr>
          <w:delText>,</w:delText>
        </w:r>
      </w:del>
      <w:r w:rsidRPr="003351A3">
        <w:rPr>
          <w:rFonts w:ascii="Times New Roman" w:hAnsi="Times New Roman"/>
        </w:rPr>
        <w:t xml:space="preserve"> while farmers are settled on lands with very low crop potential. Such interventions are clearly ignoring the principle of comparative advantage.</w:t>
      </w:r>
    </w:p>
    <w:p w:rsidR="00487F99" w:rsidRPr="00094F61" w:rsidRDefault="00487F99" w:rsidP="002F0E0E">
      <w:pPr>
        <w:pStyle w:val="Heading2"/>
        <w:rPr>
          <w:rFonts w:ascii="Times New Roman" w:hAnsi="Times New Roman"/>
          <w:i/>
          <w:color w:val="auto"/>
          <w:sz w:val="22"/>
          <w:szCs w:val="22"/>
        </w:rPr>
      </w:pPr>
      <w:bookmarkStart w:id="328" w:name="_Toc315372528"/>
      <w:del w:id="329" w:author="Author">
        <w:r w:rsidRPr="00D06E4C" w:rsidDel="00520EFF">
          <w:rPr>
            <w:rFonts w:ascii="Times New Roman" w:hAnsi="Times New Roman"/>
            <w:i/>
            <w:color w:val="auto"/>
            <w:sz w:val="22"/>
            <w:szCs w:val="22"/>
          </w:rPr>
          <w:delText xml:space="preserve">4.2 </w:delText>
        </w:r>
      </w:del>
      <w:r w:rsidRPr="00D06E4C">
        <w:rPr>
          <w:rFonts w:ascii="Times New Roman" w:hAnsi="Times New Roman"/>
          <w:i/>
          <w:color w:val="auto"/>
          <w:sz w:val="22"/>
          <w:szCs w:val="22"/>
        </w:rPr>
        <w:t xml:space="preserve">The </w:t>
      </w:r>
      <w:r w:rsidR="00520EFF" w:rsidRPr="00094F61">
        <w:rPr>
          <w:rFonts w:ascii="Times New Roman" w:hAnsi="Times New Roman"/>
          <w:i/>
          <w:color w:val="auto"/>
          <w:sz w:val="22"/>
          <w:szCs w:val="22"/>
        </w:rPr>
        <w:t>S</w:t>
      </w:r>
      <w:r w:rsidRPr="00094F61">
        <w:rPr>
          <w:rFonts w:ascii="Times New Roman" w:hAnsi="Times New Roman"/>
          <w:i/>
          <w:color w:val="auto"/>
          <w:sz w:val="22"/>
          <w:szCs w:val="22"/>
        </w:rPr>
        <w:t xml:space="preserve">pecial </w:t>
      </w:r>
      <w:r w:rsidR="00520EFF" w:rsidRPr="00094F61">
        <w:rPr>
          <w:rFonts w:ascii="Times New Roman" w:hAnsi="Times New Roman"/>
          <w:i/>
          <w:color w:val="auto"/>
          <w:sz w:val="22"/>
          <w:szCs w:val="22"/>
        </w:rPr>
        <w:t>C</w:t>
      </w:r>
      <w:r w:rsidRPr="00094F61">
        <w:rPr>
          <w:rFonts w:ascii="Times New Roman" w:hAnsi="Times New Roman"/>
          <w:i/>
          <w:color w:val="auto"/>
          <w:sz w:val="22"/>
          <w:szCs w:val="22"/>
        </w:rPr>
        <w:t xml:space="preserve">ase of </w:t>
      </w:r>
      <w:r w:rsidR="00520EFF" w:rsidRPr="00094F61">
        <w:rPr>
          <w:rFonts w:ascii="Times New Roman" w:hAnsi="Times New Roman"/>
          <w:i/>
          <w:color w:val="auto"/>
          <w:sz w:val="22"/>
          <w:szCs w:val="22"/>
        </w:rPr>
        <w:t>I</w:t>
      </w:r>
      <w:r w:rsidRPr="00094F61">
        <w:rPr>
          <w:rFonts w:ascii="Times New Roman" w:hAnsi="Times New Roman"/>
          <w:i/>
          <w:color w:val="auto"/>
          <w:sz w:val="22"/>
          <w:szCs w:val="22"/>
        </w:rPr>
        <w:t>rrigation</w:t>
      </w:r>
      <w:bookmarkEnd w:id="328"/>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Irrigation </w:t>
      </w:r>
      <w:del w:id="330" w:author="Author">
        <w:r w:rsidRPr="003351A3" w:rsidDel="00BB07C6">
          <w:rPr>
            <w:rFonts w:ascii="Times New Roman" w:hAnsi="Times New Roman"/>
          </w:rPr>
          <w:delText xml:space="preserve">schemes </w:delText>
        </w:r>
      </w:del>
      <w:ins w:id="331" w:author="Author">
        <w:r w:rsidR="00BB07C6">
          <w:rPr>
            <w:rFonts w:ascii="Times New Roman" w:hAnsi="Times New Roman"/>
          </w:rPr>
          <w:t>projects</w:t>
        </w:r>
        <w:r w:rsidR="00BB07C6" w:rsidRPr="003351A3">
          <w:rPr>
            <w:rFonts w:ascii="Times New Roman" w:hAnsi="Times New Roman"/>
          </w:rPr>
          <w:t xml:space="preserve"> </w:t>
        </w:r>
      </w:ins>
      <w:r w:rsidRPr="003351A3">
        <w:rPr>
          <w:rFonts w:ascii="Times New Roman" w:hAnsi="Times New Roman"/>
        </w:rPr>
        <w:t xml:space="preserve">in pastoralist areas are one favored option among governments in the region, but there are significant controversies over their capacity to absorb smallholder labor and </w:t>
      </w:r>
      <w:ins w:id="332" w:author="Author">
        <w:r w:rsidR="00BB07C6">
          <w:rPr>
            <w:rFonts w:ascii="Times New Roman" w:hAnsi="Times New Roman"/>
          </w:rPr>
          <w:t xml:space="preserve">over </w:t>
        </w:r>
      </w:ins>
      <w:r w:rsidRPr="003351A3">
        <w:rPr>
          <w:rFonts w:ascii="Times New Roman" w:hAnsi="Times New Roman"/>
        </w:rPr>
        <w:t xml:space="preserve">the quality of </w:t>
      </w:r>
      <w:ins w:id="333" w:author="Author">
        <w:r w:rsidR="00BB07C6">
          <w:rPr>
            <w:rFonts w:ascii="Times New Roman" w:hAnsi="Times New Roman"/>
          </w:rPr>
          <w:t xml:space="preserve">their </w:t>
        </w:r>
      </w:ins>
      <w:r w:rsidRPr="003351A3">
        <w:rPr>
          <w:rFonts w:ascii="Times New Roman" w:hAnsi="Times New Roman"/>
        </w:rPr>
        <w:t xml:space="preserve">implementation. Devereux (2006) surveyed two irrigated areas of </w:t>
      </w:r>
      <w:r w:rsidR="00BB07C6">
        <w:rPr>
          <w:rFonts w:ascii="Times New Roman" w:hAnsi="Times New Roman"/>
        </w:rPr>
        <w:t xml:space="preserve">the </w:t>
      </w:r>
      <w:r w:rsidRPr="003351A3">
        <w:rPr>
          <w:rFonts w:ascii="Times New Roman" w:hAnsi="Times New Roman"/>
        </w:rPr>
        <w:t xml:space="preserve">Somali region of Ethiopia and found that incomes in one of these regions were quite high because of export opportunities to Somalia, but in the other site incomes were only slightly higher than </w:t>
      </w:r>
      <w:ins w:id="334" w:author="Author">
        <w:r w:rsidR="00BB07C6">
          <w:rPr>
            <w:rFonts w:ascii="Times New Roman" w:hAnsi="Times New Roman"/>
          </w:rPr>
          <w:t xml:space="preserve">those of </w:t>
        </w:r>
      </w:ins>
      <w:r w:rsidRPr="003351A3">
        <w:rPr>
          <w:rFonts w:ascii="Times New Roman" w:hAnsi="Times New Roman"/>
        </w:rPr>
        <w:t>pastoralist occupations because of poor access to output markets. Little et al. (</w:t>
      </w:r>
      <w:del w:id="335" w:author="Author">
        <w:r w:rsidRPr="003351A3" w:rsidDel="0000734E">
          <w:rPr>
            <w:rFonts w:ascii="Times New Roman" w:hAnsi="Times New Roman"/>
          </w:rPr>
          <w:delText>2010b</w:delText>
        </w:r>
      </w:del>
      <w:ins w:id="336" w:author="Author">
        <w:r w:rsidR="0000734E" w:rsidRPr="003351A3">
          <w:rPr>
            <w:rFonts w:ascii="Times New Roman" w:hAnsi="Times New Roman"/>
          </w:rPr>
          <w:t>2010</w:t>
        </w:r>
        <w:r w:rsidR="0000734E">
          <w:rPr>
            <w:rFonts w:ascii="Times New Roman" w:hAnsi="Times New Roman"/>
          </w:rPr>
          <w:t>a</w:t>
        </w:r>
      </w:ins>
      <w:r w:rsidRPr="003351A3">
        <w:rPr>
          <w:rFonts w:ascii="Times New Roman" w:hAnsi="Times New Roman"/>
        </w:rPr>
        <w:t>) also compared the profitability of large</w:t>
      </w:r>
      <w:r w:rsidR="00BB07C6">
        <w:rPr>
          <w:rFonts w:ascii="Times New Roman" w:hAnsi="Times New Roman"/>
        </w:rPr>
        <w:t>-</w:t>
      </w:r>
      <w:r w:rsidRPr="003351A3">
        <w:rPr>
          <w:rFonts w:ascii="Times New Roman" w:hAnsi="Times New Roman"/>
        </w:rPr>
        <w:t xml:space="preserve">scale irrigation </w:t>
      </w:r>
      <w:del w:id="337" w:author="Author">
        <w:r w:rsidRPr="003351A3" w:rsidDel="00BB07C6">
          <w:rPr>
            <w:rFonts w:ascii="Times New Roman" w:hAnsi="Times New Roman"/>
          </w:rPr>
          <w:delText xml:space="preserve">schemes </w:delText>
        </w:r>
      </w:del>
      <w:ins w:id="338" w:author="Author">
        <w:r w:rsidR="00BB07C6">
          <w:rPr>
            <w:rFonts w:ascii="Times New Roman" w:hAnsi="Times New Roman"/>
          </w:rPr>
          <w:t>projects with that of</w:t>
        </w:r>
        <w:r w:rsidR="00BB07C6" w:rsidRPr="003351A3">
          <w:rPr>
            <w:rFonts w:ascii="Times New Roman" w:hAnsi="Times New Roman"/>
          </w:rPr>
          <w:t xml:space="preserve"> </w:t>
        </w:r>
      </w:ins>
      <w:del w:id="339" w:author="Author">
        <w:r w:rsidRPr="003351A3" w:rsidDel="00BB07C6">
          <w:rPr>
            <w:rFonts w:ascii="Times New Roman" w:hAnsi="Times New Roman"/>
          </w:rPr>
          <w:delText xml:space="preserve">to </w:delText>
        </w:r>
      </w:del>
      <w:r w:rsidRPr="003351A3">
        <w:rPr>
          <w:rFonts w:ascii="Times New Roman" w:hAnsi="Times New Roman"/>
        </w:rPr>
        <w:t xml:space="preserve">pastoralism in the case of two cotton firms and one sugar firm in Ethiopia. One cotton firm was </w:t>
      </w:r>
      <w:del w:id="340" w:author="Author">
        <w:r w:rsidRPr="003351A3" w:rsidDel="00C93524">
          <w:rPr>
            <w:rFonts w:ascii="Times New Roman" w:hAnsi="Times New Roman"/>
          </w:rPr>
          <w:delText xml:space="preserve">making </w:delText>
        </w:r>
      </w:del>
      <w:ins w:id="341" w:author="Author">
        <w:r w:rsidR="00C93524">
          <w:rPr>
            <w:rFonts w:ascii="Times New Roman" w:hAnsi="Times New Roman"/>
          </w:rPr>
          <w:t>incurring</w:t>
        </w:r>
        <w:r w:rsidR="00C93524" w:rsidRPr="003351A3">
          <w:rPr>
            <w:rFonts w:ascii="Times New Roman" w:hAnsi="Times New Roman"/>
          </w:rPr>
          <w:t xml:space="preserve"> </w:t>
        </w:r>
      </w:ins>
      <w:r w:rsidRPr="003351A3">
        <w:rPr>
          <w:rFonts w:ascii="Times New Roman" w:hAnsi="Times New Roman"/>
        </w:rPr>
        <w:t xml:space="preserve">large losses and doing significant environmental damage; the other cotton firm achieved returns similar to </w:t>
      </w:r>
      <w:ins w:id="342" w:author="Author">
        <w:r w:rsidR="00BB07C6">
          <w:rPr>
            <w:rFonts w:ascii="Times New Roman" w:hAnsi="Times New Roman"/>
          </w:rPr>
          <w:t xml:space="preserve">those of </w:t>
        </w:r>
      </w:ins>
      <w:r w:rsidRPr="003351A3">
        <w:rPr>
          <w:rFonts w:ascii="Times New Roman" w:hAnsi="Times New Roman"/>
        </w:rPr>
        <w:t>pastoralism; the sugar firm made profits that were more substantial tha</w:t>
      </w:r>
      <w:r w:rsidR="00C93524">
        <w:rPr>
          <w:rFonts w:ascii="Times New Roman" w:hAnsi="Times New Roman"/>
        </w:rPr>
        <w:t>n what</w:t>
      </w:r>
      <w:r w:rsidRPr="003351A3">
        <w:rPr>
          <w:rFonts w:ascii="Times New Roman" w:hAnsi="Times New Roman"/>
        </w:rPr>
        <w:t xml:space="preserve"> pastoralism</w:t>
      </w:r>
      <w:r w:rsidR="00BB07C6">
        <w:rPr>
          <w:rFonts w:ascii="Times New Roman" w:hAnsi="Times New Roman"/>
        </w:rPr>
        <w:t xml:space="preserve"> </w:t>
      </w:r>
      <w:ins w:id="343" w:author="Author">
        <w:r w:rsidR="00BB07C6">
          <w:rPr>
            <w:rFonts w:ascii="Times New Roman" w:hAnsi="Times New Roman"/>
          </w:rPr>
          <w:t>would generate</w:t>
        </w:r>
      </w:ins>
      <w:r w:rsidRPr="003351A3">
        <w:rPr>
          <w:rFonts w:ascii="Times New Roman" w:hAnsi="Times New Roman"/>
        </w:rPr>
        <w:t xml:space="preserve">. However, none of these </w:t>
      </w:r>
      <w:del w:id="344" w:author="Author">
        <w:r w:rsidRPr="003351A3" w:rsidDel="00AA78D0">
          <w:rPr>
            <w:rFonts w:ascii="Times New Roman" w:hAnsi="Times New Roman"/>
          </w:rPr>
          <w:delText xml:space="preserve">schemes </w:delText>
        </w:r>
      </w:del>
      <w:ins w:id="345" w:author="Author">
        <w:r w:rsidR="00AA78D0">
          <w:rPr>
            <w:rFonts w:ascii="Times New Roman" w:hAnsi="Times New Roman"/>
          </w:rPr>
          <w:t>projects</w:t>
        </w:r>
        <w:r w:rsidR="00AA78D0" w:rsidRPr="003351A3">
          <w:rPr>
            <w:rFonts w:ascii="Times New Roman" w:hAnsi="Times New Roman"/>
          </w:rPr>
          <w:t xml:space="preserve"> </w:t>
        </w:r>
      </w:ins>
      <w:r w:rsidRPr="003351A3">
        <w:rPr>
          <w:rFonts w:ascii="Times New Roman" w:hAnsi="Times New Roman"/>
        </w:rPr>
        <w:t>created much employment or income for (ex-</w:t>
      </w:r>
      <w:proofErr w:type="gramStart"/>
      <w:r w:rsidRPr="003351A3">
        <w:rPr>
          <w:rFonts w:ascii="Times New Roman" w:hAnsi="Times New Roman"/>
        </w:rPr>
        <w:t>)pastoralists</w:t>
      </w:r>
      <w:proofErr w:type="gramEnd"/>
      <w:r w:rsidRPr="003351A3">
        <w:rPr>
          <w:rFonts w:ascii="Times New Roman" w:hAnsi="Times New Roman"/>
        </w:rPr>
        <w:t xml:space="preserve">. </w:t>
      </w:r>
      <w:del w:id="346" w:author="Author">
        <w:r w:rsidRPr="003351A3" w:rsidDel="00AA78D0">
          <w:rPr>
            <w:rFonts w:ascii="Times New Roman" w:hAnsi="Times New Roman"/>
          </w:rPr>
          <w:delText>And a</w:delText>
        </w:r>
      </w:del>
      <w:ins w:id="347" w:author="Author">
        <w:r w:rsidR="00AA78D0">
          <w:rPr>
            <w:rFonts w:ascii="Times New Roman" w:hAnsi="Times New Roman"/>
          </w:rPr>
          <w:t>A</w:t>
        </w:r>
      </w:ins>
      <w:r w:rsidRPr="003351A3">
        <w:rPr>
          <w:rFonts w:ascii="Times New Roman" w:hAnsi="Times New Roman"/>
        </w:rPr>
        <w:t xml:space="preserve"> major study on land fragmentation in pastoralist areas by </w:t>
      </w:r>
      <w:proofErr w:type="spellStart"/>
      <w:r w:rsidRPr="003351A3">
        <w:rPr>
          <w:rFonts w:ascii="Times New Roman" w:hAnsi="Times New Roman"/>
        </w:rPr>
        <w:t>Flintan</w:t>
      </w:r>
      <w:proofErr w:type="spellEnd"/>
      <w:r w:rsidRPr="003351A3">
        <w:rPr>
          <w:rFonts w:ascii="Times New Roman" w:hAnsi="Times New Roman"/>
        </w:rPr>
        <w:t xml:space="preserve"> (2011) document</w:t>
      </w:r>
      <w:r w:rsidR="00C93524">
        <w:rPr>
          <w:rFonts w:ascii="Times New Roman" w:hAnsi="Times New Roman"/>
        </w:rPr>
        <w:t>ed</w:t>
      </w:r>
      <w:r w:rsidRPr="003351A3">
        <w:rPr>
          <w:rFonts w:ascii="Times New Roman" w:hAnsi="Times New Roman"/>
        </w:rPr>
        <w:t xml:space="preserve"> a number of negative spillovers from irrigation to pastoralism, and several experts </w:t>
      </w:r>
      <w:r w:rsidR="00C93524">
        <w:rPr>
          <w:rFonts w:ascii="Times New Roman" w:hAnsi="Times New Roman"/>
        </w:rPr>
        <w:t xml:space="preserve">have </w:t>
      </w:r>
      <w:r w:rsidRPr="003351A3">
        <w:rPr>
          <w:rFonts w:ascii="Times New Roman" w:hAnsi="Times New Roman"/>
        </w:rPr>
        <w:t>report</w:t>
      </w:r>
      <w:r w:rsidR="00C93524">
        <w:rPr>
          <w:rFonts w:ascii="Times New Roman" w:hAnsi="Times New Roman"/>
        </w:rPr>
        <w:t>ed</w:t>
      </w:r>
      <w:r w:rsidRPr="003351A3">
        <w:rPr>
          <w:rFonts w:ascii="Times New Roman" w:hAnsi="Times New Roman"/>
        </w:rPr>
        <w:t xml:space="preserve"> anecdotally that some </w:t>
      </w:r>
      <w:del w:id="348" w:author="Author">
        <w:r w:rsidRPr="003351A3" w:rsidDel="00AA78D0">
          <w:rPr>
            <w:rFonts w:ascii="Times New Roman" w:hAnsi="Times New Roman"/>
          </w:rPr>
          <w:delText xml:space="preserve">schemes </w:delText>
        </w:r>
      </w:del>
      <w:ins w:id="349" w:author="Author">
        <w:r w:rsidR="00AA78D0">
          <w:rPr>
            <w:rFonts w:ascii="Times New Roman" w:hAnsi="Times New Roman"/>
          </w:rPr>
          <w:t>irrigation ventures</w:t>
        </w:r>
        <w:r w:rsidR="00AA78D0" w:rsidRPr="003351A3">
          <w:rPr>
            <w:rFonts w:ascii="Times New Roman" w:hAnsi="Times New Roman"/>
          </w:rPr>
          <w:t xml:space="preserve"> </w:t>
        </w:r>
      </w:ins>
      <w:r w:rsidRPr="003351A3">
        <w:rPr>
          <w:rFonts w:ascii="Times New Roman" w:hAnsi="Times New Roman"/>
        </w:rPr>
        <w:t>are often performing less effectively than has been anticipated, with silting and poor maintenance also being problematic.</w:t>
      </w:r>
      <w:r w:rsidRPr="003351A3">
        <w:rPr>
          <w:rStyle w:val="FootnoteReference"/>
          <w:rFonts w:ascii="Times New Roman" w:hAnsi="Times New Roman"/>
        </w:rPr>
        <w:footnoteReference w:id="5"/>
      </w:r>
      <w:r w:rsidRPr="003351A3">
        <w:rPr>
          <w:rFonts w:ascii="Times New Roman" w:hAnsi="Times New Roman"/>
        </w:rPr>
        <w:t xml:space="preserve">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In the Afar region of northern Ethiopia</w:t>
      </w:r>
      <w:r w:rsidR="00AA78D0">
        <w:rPr>
          <w:rFonts w:ascii="Times New Roman" w:hAnsi="Times New Roman"/>
        </w:rPr>
        <w:t>,</w:t>
      </w:r>
      <w:r w:rsidRPr="003351A3">
        <w:rPr>
          <w:rFonts w:ascii="Times New Roman" w:hAnsi="Times New Roman"/>
        </w:rPr>
        <w:t xml:space="preserve"> irrigation is already a very important part of the regional economy. Irrigation </w:t>
      </w:r>
      <w:del w:id="353" w:author="Author">
        <w:r w:rsidRPr="003351A3" w:rsidDel="00AA78D0">
          <w:rPr>
            <w:rFonts w:ascii="Times New Roman" w:hAnsi="Times New Roman"/>
          </w:rPr>
          <w:delText xml:space="preserve">schemes </w:delText>
        </w:r>
      </w:del>
      <w:ins w:id="354" w:author="Author">
        <w:r w:rsidR="00AA78D0">
          <w:rPr>
            <w:rFonts w:ascii="Times New Roman" w:hAnsi="Times New Roman"/>
          </w:rPr>
          <w:t>projects</w:t>
        </w:r>
        <w:r w:rsidR="00AA78D0" w:rsidRPr="003351A3">
          <w:rPr>
            <w:rFonts w:ascii="Times New Roman" w:hAnsi="Times New Roman"/>
          </w:rPr>
          <w:t xml:space="preserve"> </w:t>
        </w:r>
      </w:ins>
      <w:r w:rsidRPr="003351A3">
        <w:rPr>
          <w:rFonts w:ascii="Times New Roman" w:hAnsi="Times New Roman"/>
        </w:rPr>
        <w:t xml:space="preserve">already cover almost 70,000 hectares, and new and forthcoming </w:t>
      </w:r>
      <w:del w:id="355" w:author="Author">
        <w:r w:rsidRPr="003351A3" w:rsidDel="00AA78D0">
          <w:rPr>
            <w:rFonts w:ascii="Times New Roman" w:hAnsi="Times New Roman"/>
          </w:rPr>
          <w:delText xml:space="preserve">schemes </w:delText>
        </w:r>
      </w:del>
      <w:ins w:id="356" w:author="Author">
        <w:r w:rsidR="00AA78D0">
          <w:rPr>
            <w:rFonts w:ascii="Times New Roman" w:hAnsi="Times New Roman"/>
          </w:rPr>
          <w:t>projects</w:t>
        </w:r>
        <w:r w:rsidR="00AA78D0" w:rsidRPr="003351A3">
          <w:rPr>
            <w:rFonts w:ascii="Times New Roman" w:hAnsi="Times New Roman"/>
          </w:rPr>
          <w:t xml:space="preserve"> </w:t>
        </w:r>
      </w:ins>
      <w:r w:rsidRPr="003351A3">
        <w:rPr>
          <w:rFonts w:ascii="Times New Roman" w:hAnsi="Times New Roman"/>
        </w:rPr>
        <w:t>will add another 90,000 hectares (</w:t>
      </w:r>
      <w:proofErr w:type="spellStart"/>
      <w:r w:rsidRPr="003351A3">
        <w:rPr>
          <w:rFonts w:ascii="Times New Roman" w:hAnsi="Times New Roman"/>
        </w:rPr>
        <w:t>Flintan</w:t>
      </w:r>
      <w:proofErr w:type="spellEnd"/>
      <w:r w:rsidRPr="003351A3">
        <w:rPr>
          <w:rFonts w:ascii="Times New Roman" w:hAnsi="Times New Roman"/>
        </w:rPr>
        <w:t xml:space="preserve"> 2011). The government’s new agricultural investment plan has also designated another 400,000 hectares of land along the Awash River </w:t>
      </w:r>
      <w:r w:rsidR="00AA78D0">
        <w:rPr>
          <w:rFonts w:ascii="Times New Roman" w:hAnsi="Times New Roman"/>
        </w:rPr>
        <w:t>for</w:t>
      </w:r>
      <w:r w:rsidR="00AA78D0" w:rsidRPr="003351A3">
        <w:rPr>
          <w:rFonts w:ascii="Times New Roman" w:hAnsi="Times New Roman"/>
        </w:rPr>
        <w:t xml:space="preserve"> </w:t>
      </w:r>
      <w:r w:rsidRPr="003351A3">
        <w:rPr>
          <w:rFonts w:ascii="Times New Roman" w:hAnsi="Times New Roman"/>
        </w:rPr>
        <w:t xml:space="preserve">commercial investment. Most of the irrigation </w:t>
      </w:r>
      <w:del w:id="357" w:author="Author">
        <w:r w:rsidRPr="003351A3" w:rsidDel="00AA78D0">
          <w:rPr>
            <w:rFonts w:ascii="Times New Roman" w:hAnsi="Times New Roman"/>
          </w:rPr>
          <w:delText xml:space="preserve">schemes </w:delText>
        </w:r>
      </w:del>
      <w:ins w:id="358" w:author="Author">
        <w:r w:rsidR="00AA78D0">
          <w:rPr>
            <w:rFonts w:ascii="Times New Roman" w:hAnsi="Times New Roman"/>
          </w:rPr>
          <w:t>projects</w:t>
        </w:r>
        <w:r w:rsidR="00AA78D0" w:rsidRPr="003351A3">
          <w:rPr>
            <w:rFonts w:ascii="Times New Roman" w:hAnsi="Times New Roman"/>
          </w:rPr>
          <w:t xml:space="preserve"> </w:t>
        </w:r>
      </w:ins>
      <w:r w:rsidRPr="003351A3">
        <w:rPr>
          <w:rFonts w:ascii="Times New Roman" w:hAnsi="Times New Roman"/>
        </w:rPr>
        <w:t xml:space="preserve">pertain to sugar production, and although they may already be absorbing around 80,000 jobs, there is anecdotal evidence that many of these jobs have been taken up by highlander migrants rather than the local Afar population. There have also been serious negative spillovers for the livestock sector, including reduced access to water sources, the rapid spread of </w:t>
      </w:r>
      <w:proofErr w:type="spellStart"/>
      <w:ins w:id="359" w:author="Author">
        <w:r w:rsidR="00AA78D0" w:rsidRPr="00AA78D0">
          <w:rPr>
            <w:rFonts w:ascii="Times New Roman" w:hAnsi="Times New Roman"/>
            <w:i/>
          </w:rPr>
          <w:t>Prosopis</w:t>
        </w:r>
        <w:proofErr w:type="spellEnd"/>
        <w:r w:rsidR="00AA78D0" w:rsidRPr="00AA78D0">
          <w:rPr>
            <w:rFonts w:ascii="Times New Roman" w:hAnsi="Times New Roman"/>
            <w:i/>
          </w:rPr>
          <w:t xml:space="preserve"> </w:t>
        </w:r>
        <w:proofErr w:type="spellStart"/>
        <w:r w:rsidR="00AA78D0" w:rsidRPr="00AA78D0">
          <w:rPr>
            <w:rFonts w:ascii="Times New Roman" w:hAnsi="Times New Roman"/>
            <w:i/>
          </w:rPr>
          <w:t>juliflora</w:t>
        </w:r>
      </w:ins>
      <w:proofErr w:type="spellEnd"/>
      <w:del w:id="360" w:author="Author">
        <w:r w:rsidRPr="003351A3" w:rsidDel="00AA78D0">
          <w:rPr>
            <w:rFonts w:ascii="Times New Roman" w:hAnsi="Times New Roman"/>
            <w:i/>
          </w:rPr>
          <w:delText>prosposi juliflora</w:delText>
        </w:r>
      </w:del>
      <w:r w:rsidRPr="003351A3">
        <w:rPr>
          <w:rFonts w:ascii="Times New Roman" w:hAnsi="Times New Roman"/>
        </w:rPr>
        <w:t xml:space="preserve"> (</w:t>
      </w:r>
      <w:ins w:id="361" w:author="Author">
        <w:r w:rsidR="00F01492">
          <w:rPr>
            <w:rFonts w:ascii="Times New Roman" w:hAnsi="Times New Roman"/>
          </w:rPr>
          <w:t xml:space="preserve">mesquite, </w:t>
        </w:r>
      </w:ins>
      <w:r w:rsidRPr="003351A3">
        <w:rPr>
          <w:rFonts w:ascii="Times New Roman" w:hAnsi="Times New Roman"/>
        </w:rPr>
        <w:t xml:space="preserve">an invasive plant species), water pollution from chemicals, </w:t>
      </w:r>
      <w:del w:id="362" w:author="Author">
        <w:r w:rsidRPr="003351A3" w:rsidDel="00AA78D0">
          <w:rPr>
            <w:rFonts w:ascii="Times New Roman" w:hAnsi="Times New Roman"/>
          </w:rPr>
          <w:delText xml:space="preserve">the </w:delText>
        </w:r>
      </w:del>
      <w:proofErr w:type="gramStart"/>
      <w:r w:rsidRPr="003351A3">
        <w:rPr>
          <w:rFonts w:ascii="Times New Roman" w:hAnsi="Times New Roman"/>
        </w:rPr>
        <w:t>deterioration</w:t>
      </w:r>
      <w:proofErr w:type="gramEnd"/>
      <w:r w:rsidRPr="003351A3">
        <w:rPr>
          <w:rFonts w:ascii="Times New Roman" w:hAnsi="Times New Roman"/>
        </w:rPr>
        <w:t xml:space="preserve"> of grazing lands, soil erosion, and increased in-migration of highlanders. While it is not easy to put numbers on either the benefits or costs of irrigation, some of the costs have reached disastrous proportions. </w:t>
      </w:r>
      <w:proofErr w:type="spellStart"/>
      <w:ins w:id="363" w:author="Author">
        <w:r w:rsidR="00AA78D0" w:rsidRPr="00AA78D0">
          <w:rPr>
            <w:rFonts w:ascii="Times New Roman" w:hAnsi="Times New Roman"/>
            <w:i/>
          </w:rPr>
          <w:t>Prosopis</w:t>
        </w:r>
      </w:ins>
      <w:proofErr w:type="spellEnd"/>
      <w:del w:id="364" w:author="Author">
        <w:r w:rsidRPr="003351A3" w:rsidDel="00AA78D0">
          <w:rPr>
            <w:rFonts w:ascii="Times New Roman" w:hAnsi="Times New Roman"/>
            <w:i/>
          </w:rPr>
          <w:delText>Prosposi</w:delText>
        </w:r>
      </w:del>
      <w:r w:rsidRPr="003351A3">
        <w:rPr>
          <w:rFonts w:ascii="Times New Roman" w:hAnsi="Times New Roman"/>
        </w:rPr>
        <w:t>, for example, is arguably the most significant economic problem in the entire region. Introduced in the 1970s as a drought-resistant means of improving soil conservation, the plant is highly invasive (inhibiting the reproduction of indigenous species), extremely difficult to remove, and damaging to animals because of thorns and indigesti</w:t>
      </w:r>
      <w:del w:id="365" w:author="Author">
        <w:r w:rsidRPr="003351A3" w:rsidDel="00C93524">
          <w:rPr>
            <w:rFonts w:ascii="Times New Roman" w:hAnsi="Times New Roman"/>
          </w:rPr>
          <w:delText>on problems</w:delText>
        </w:r>
      </w:del>
      <w:ins w:id="366" w:author="Author">
        <w:r w:rsidR="00C93524">
          <w:rPr>
            <w:rFonts w:ascii="Times New Roman" w:hAnsi="Times New Roman"/>
          </w:rPr>
          <w:t>bility</w:t>
        </w:r>
      </w:ins>
      <w:r w:rsidRPr="003351A3">
        <w:rPr>
          <w:rFonts w:ascii="Times New Roman" w:hAnsi="Times New Roman"/>
        </w:rPr>
        <w:t xml:space="preserve">. A recent estimate suggests that </w:t>
      </w:r>
      <w:proofErr w:type="spellStart"/>
      <w:ins w:id="367" w:author="Author">
        <w:r w:rsidR="00AA78D0" w:rsidRPr="00AA78D0">
          <w:rPr>
            <w:rFonts w:ascii="Times New Roman" w:hAnsi="Times New Roman"/>
            <w:i/>
          </w:rPr>
          <w:t>Prosopis</w:t>
        </w:r>
        <w:proofErr w:type="spellEnd"/>
        <w:r w:rsidR="00AA78D0" w:rsidRPr="00AA78D0">
          <w:rPr>
            <w:rFonts w:ascii="Times New Roman" w:hAnsi="Times New Roman"/>
            <w:i/>
          </w:rPr>
          <w:t xml:space="preserve"> </w:t>
        </w:r>
      </w:ins>
      <w:del w:id="368" w:author="Author">
        <w:r w:rsidRPr="003351A3" w:rsidDel="00AA78D0">
          <w:rPr>
            <w:rFonts w:ascii="Times New Roman" w:hAnsi="Times New Roman"/>
            <w:i/>
          </w:rPr>
          <w:delText xml:space="preserve">prosposi </w:delText>
        </w:r>
      </w:del>
      <w:r w:rsidRPr="003351A3">
        <w:rPr>
          <w:rFonts w:ascii="Times New Roman" w:hAnsi="Times New Roman"/>
        </w:rPr>
        <w:t>has invaded 1 million hectares, or 30</w:t>
      </w:r>
      <w:r w:rsidR="008328FA">
        <w:rPr>
          <w:rFonts w:ascii="Times New Roman" w:hAnsi="Times New Roman"/>
        </w:rPr>
        <w:t xml:space="preserve"> percent</w:t>
      </w:r>
      <w:r w:rsidRPr="003351A3">
        <w:rPr>
          <w:rFonts w:ascii="Times New Roman" w:hAnsi="Times New Roman"/>
        </w:rPr>
        <w:t xml:space="preserve"> of the region’s productive land. And while not solely an outcome of irrigation, </w:t>
      </w:r>
      <w:proofErr w:type="spellStart"/>
      <w:ins w:id="369" w:author="Author">
        <w:r w:rsidR="00AA78D0" w:rsidRPr="00AA78D0">
          <w:rPr>
            <w:rFonts w:ascii="Times New Roman" w:hAnsi="Times New Roman"/>
            <w:i/>
          </w:rPr>
          <w:t>Prosopis</w:t>
        </w:r>
        <w:proofErr w:type="spellEnd"/>
        <w:r w:rsidR="00AA78D0" w:rsidRPr="00AA78D0">
          <w:rPr>
            <w:rFonts w:ascii="Times New Roman" w:hAnsi="Times New Roman"/>
            <w:i/>
          </w:rPr>
          <w:t xml:space="preserve"> </w:t>
        </w:r>
      </w:ins>
      <w:del w:id="370" w:author="Author">
        <w:r w:rsidRPr="003351A3" w:rsidDel="00AA78D0">
          <w:rPr>
            <w:rFonts w:ascii="Times New Roman" w:hAnsi="Times New Roman"/>
            <w:i/>
          </w:rPr>
          <w:delText xml:space="preserve">prosposi </w:delText>
        </w:r>
      </w:del>
      <w:r w:rsidRPr="003351A3">
        <w:rPr>
          <w:rFonts w:ascii="Times New Roman" w:hAnsi="Times New Roman"/>
        </w:rPr>
        <w:t xml:space="preserve">has been shown to spread via irrigation as well as animals themselves, and the plant currently occupies productive land near the river banks. Indeed, in some areas it grows so thickly that it has effectively blocked off access to the river for grazing purposes.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Irrigation </w:t>
      </w:r>
      <w:del w:id="371" w:author="Author">
        <w:r w:rsidRPr="003351A3" w:rsidDel="0049598F">
          <w:rPr>
            <w:rFonts w:ascii="Times New Roman" w:hAnsi="Times New Roman"/>
          </w:rPr>
          <w:delText xml:space="preserve">schemes </w:delText>
        </w:r>
      </w:del>
      <w:ins w:id="372" w:author="Author">
        <w:r w:rsidR="0049598F">
          <w:rPr>
            <w:rFonts w:ascii="Times New Roman" w:hAnsi="Times New Roman"/>
          </w:rPr>
          <w:t>projects</w:t>
        </w:r>
        <w:r w:rsidR="0049598F" w:rsidRPr="003351A3">
          <w:rPr>
            <w:rFonts w:ascii="Times New Roman" w:hAnsi="Times New Roman"/>
          </w:rPr>
          <w:t xml:space="preserve"> </w:t>
        </w:r>
      </w:ins>
      <w:r w:rsidRPr="003351A3">
        <w:rPr>
          <w:rFonts w:ascii="Times New Roman" w:hAnsi="Times New Roman"/>
        </w:rPr>
        <w:t xml:space="preserve">in other pastoralist regions (northern Kenya, </w:t>
      </w:r>
      <w:r w:rsidR="001C33D8">
        <w:rPr>
          <w:rFonts w:ascii="Times New Roman" w:hAnsi="Times New Roman"/>
        </w:rPr>
        <w:t xml:space="preserve">the </w:t>
      </w:r>
      <w:r w:rsidRPr="003351A3">
        <w:rPr>
          <w:rFonts w:ascii="Times New Roman" w:hAnsi="Times New Roman"/>
        </w:rPr>
        <w:t xml:space="preserve">Somali region of Ethiopia) face similar problems. There are major plans to scale up irrigation in the Somali region. The Ministry of Agriculture estimates that close to 850,000 hectares of land could be irrigated (an estimate that seems optimistic), and there are already significant </w:t>
      </w:r>
      <w:ins w:id="373" w:author="Author">
        <w:r w:rsidR="0049598F">
          <w:rPr>
            <w:rFonts w:ascii="Times New Roman" w:hAnsi="Times New Roman"/>
          </w:rPr>
          <w:t>project</w:t>
        </w:r>
      </w:ins>
      <w:del w:id="374" w:author="Author">
        <w:r w:rsidRPr="003351A3" w:rsidDel="0049598F">
          <w:rPr>
            <w:rFonts w:ascii="Times New Roman" w:hAnsi="Times New Roman"/>
          </w:rPr>
          <w:delText>scheme</w:delText>
        </w:r>
      </w:del>
      <w:r w:rsidRPr="003351A3">
        <w:rPr>
          <w:rFonts w:ascii="Times New Roman" w:hAnsi="Times New Roman"/>
        </w:rPr>
        <w:t xml:space="preserve">s under way (reported </w:t>
      </w:r>
      <w:r w:rsidR="00187F2D">
        <w:rPr>
          <w:rFonts w:ascii="Times New Roman" w:hAnsi="Times New Roman"/>
        </w:rPr>
        <w:t>by</w:t>
      </w:r>
      <w:r w:rsidR="00187F2D" w:rsidRPr="003351A3">
        <w:rPr>
          <w:rFonts w:ascii="Times New Roman" w:hAnsi="Times New Roman"/>
        </w:rPr>
        <w:t xml:space="preserve"> </w:t>
      </w:r>
      <w:proofErr w:type="spellStart"/>
      <w:r w:rsidRPr="003351A3">
        <w:rPr>
          <w:rFonts w:ascii="Times New Roman" w:hAnsi="Times New Roman"/>
        </w:rPr>
        <w:t>Flintan</w:t>
      </w:r>
      <w:proofErr w:type="spellEnd"/>
      <w:r w:rsidRPr="003351A3">
        <w:rPr>
          <w:rFonts w:ascii="Times New Roman" w:hAnsi="Times New Roman"/>
        </w:rPr>
        <w:t xml:space="preserve"> 2011). In the Somali region water harvesting through </w:t>
      </w:r>
      <w:commentRangeStart w:id="375"/>
      <w:proofErr w:type="spellStart"/>
      <w:r w:rsidRPr="003351A3">
        <w:rPr>
          <w:rFonts w:ascii="Times New Roman" w:hAnsi="Times New Roman"/>
          <w:i/>
        </w:rPr>
        <w:t>birkeds</w:t>
      </w:r>
      <w:proofErr w:type="spellEnd"/>
      <w:r w:rsidRPr="003351A3">
        <w:rPr>
          <w:rFonts w:ascii="Times New Roman" w:hAnsi="Times New Roman"/>
          <w:i/>
        </w:rPr>
        <w:t xml:space="preserve"> </w:t>
      </w:r>
      <w:commentRangeEnd w:id="375"/>
      <w:r w:rsidR="001C33D8">
        <w:rPr>
          <w:rStyle w:val="CommentReference"/>
        </w:rPr>
        <w:commentReference w:id="375"/>
      </w:r>
      <w:r w:rsidR="00450E18">
        <w:rPr>
          <w:rFonts w:ascii="Times New Roman" w:hAnsi="Times New Roman"/>
        </w:rPr>
        <w:t>(</w:t>
      </w:r>
      <w:r w:rsidR="00450E18" w:rsidRPr="00450E18">
        <w:rPr>
          <w:rFonts w:ascii="Times New Roman" w:hAnsi="Times New Roman"/>
        </w:rPr>
        <w:t xml:space="preserve">constructed water </w:t>
      </w:r>
      <w:commentRangeStart w:id="376"/>
      <w:r w:rsidR="00450E18" w:rsidRPr="00450E18">
        <w:rPr>
          <w:rFonts w:ascii="Times New Roman" w:hAnsi="Times New Roman"/>
        </w:rPr>
        <w:t>reservoirs</w:t>
      </w:r>
      <w:commentRangeEnd w:id="376"/>
      <w:r w:rsidR="00450E18">
        <w:rPr>
          <w:rStyle w:val="CommentReference"/>
        </w:rPr>
        <w:commentReference w:id="376"/>
      </w:r>
      <w:r w:rsidR="00450E18">
        <w:rPr>
          <w:rFonts w:ascii="Times New Roman" w:hAnsi="Times New Roman"/>
        </w:rPr>
        <w:t xml:space="preserve">) </w:t>
      </w:r>
      <w:r w:rsidRPr="003351A3">
        <w:rPr>
          <w:rFonts w:ascii="Times New Roman" w:hAnsi="Times New Roman"/>
        </w:rPr>
        <w:t>and small permanent water sources</w:t>
      </w:r>
      <w:r w:rsidRPr="003351A3">
        <w:rPr>
          <w:rFonts w:ascii="Times New Roman" w:hAnsi="Times New Roman"/>
          <w:i/>
        </w:rPr>
        <w:t xml:space="preserve"> </w:t>
      </w:r>
      <w:r w:rsidRPr="003351A3">
        <w:rPr>
          <w:rFonts w:ascii="Times New Roman" w:hAnsi="Times New Roman"/>
        </w:rPr>
        <w:t xml:space="preserve">has been a major development but a mixed blessing given </w:t>
      </w:r>
      <w:del w:id="377" w:author="Author">
        <w:r w:rsidRPr="003351A3" w:rsidDel="00567163">
          <w:rPr>
            <w:rFonts w:ascii="Times New Roman" w:hAnsi="Times New Roman"/>
          </w:rPr>
          <w:delText xml:space="preserve">their </w:delText>
        </w:r>
      </w:del>
      <w:ins w:id="378" w:author="Author">
        <w:r w:rsidR="00567163">
          <w:rPr>
            <w:rFonts w:ascii="Times New Roman" w:hAnsi="Times New Roman"/>
          </w:rPr>
          <w:t>its</w:t>
        </w:r>
        <w:r w:rsidR="00567163" w:rsidRPr="003351A3">
          <w:rPr>
            <w:rFonts w:ascii="Times New Roman" w:hAnsi="Times New Roman"/>
          </w:rPr>
          <w:t xml:space="preserve"> </w:t>
        </w:r>
      </w:ins>
      <w:r w:rsidRPr="003351A3">
        <w:rPr>
          <w:rFonts w:ascii="Times New Roman" w:hAnsi="Times New Roman"/>
        </w:rPr>
        <w:t xml:space="preserve">potentially adverse impact on </w:t>
      </w:r>
      <w:r w:rsidRPr="003351A3">
        <w:rPr>
          <w:rFonts w:ascii="Times New Roman" w:hAnsi="Times New Roman"/>
        </w:rPr>
        <w:lastRenderedPageBreak/>
        <w:t xml:space="preserve">aggregate land and water resources. In Kenya, </w:t>
      </w:r>
      <w:proofErr w:type="spellStart"/>
      <w:ins w:id="379" w:author="Author">
        <w:r w:rsidR="0049598F" w:rsidRPr="00AA78D0">
          <w:rPr>
            <w:rFonts w:ascii="Times New Roman" w:hAnsi="Times New Roman"/>
            <w:i/>
          </w:rPr>
          <w:t>Prosopis</w:t>
        </w:r>
        <w:proofErr w:type="spellEnd"/>
        <w:r w:rsidR="0049598F" w:rsidRPr="003351A3" w:rsidDel="0049598F">
          <w:rPr>
            <w:rFonts w:ascii="Times New Roman" w:hAnsi="Times New Roman"/>
            <w:i/>
          </w:rPr>
          <w:t xml:space="preserve"> </w:t>
        </w:r>
      </w:ins>
      <w:del w:id="380" w:author="Author">
        <w:r w:rsidRPr="003351A3" w:rsidDel="0049598F">
          <w:rPr>
            <w:rFonts w:ascii="Times New Roman" w:hAnsi="Times New Roman"/>
            <w:i/>
          </w:rPr>
          <w:delText>prosposi</w:delText>
        </w:r>
        <w:r w:rsidRPr="003351A3" w:rsidDel="0049598F">
          <w:rPr>
            <w:rFonts w:ascii="Times New Roman" w:hAnsi="Times New Roman"/>
          </w:rPr>
          <w:delText xml:space="preserve"> </w:delText>
        </w:r>
      </w:del>
      <w:r w:rsidRPr="003351A3">
        <w:rPr>
          <w:rFonts w:ascii="Times New Roman" w:hAnsi="Times New Roman"/>
        </w:rPr>
        <w:t xml:space="preserve">is also a major problem in Turkana and other regions, though other sources of land fragmentation seem even more problematic. </w:t>
      </w:r>
    </w:p>
    <w:p w:rsidR="00487F99" w:rsidRPr="003351A3" w:rsidRDefault="00487F99" w:rsidP="00BA3119">
      <w:pPr>
        <w:spacing w:after="120" w:line="240" w:lineRule="auto"/>
        <w:jc w:val="both"/>
        <w:rPr>
          <w:rFonts w:ascii="Times New Roman" w:hAnsi="Times New Roman"/>
        </w:rPr>
      </w:pPr>
      <w:r w:rsidRPr="003351A3">
        <w:rPr>
          <w:rFonts w:ascii="Times New Roman" w:hAnsi="Times New Roman"/>
        </w:rPr>
        <w:t xml:space="preserve">In all cases the problem is not so much irrigation per se but poor implementation, especially in terms of the impacts of irrigation on pastoralists themselves. Irrigation and various types of </w:t>
      </w:r>
      <w:r w:rsidR="000D4D62" w:rsidRPr="000D4D62">
        <w:rPr>
          <w:rFonts w:ascii="Times New Roman" w:hAnsi="Times New Roman"/>
          <w:i/>
        </w:rPr>
        <w:t>land grabs</w:t>
      </w:r>
      <w:r w:rsidRPr="003351A3">
        <w:rPr>
          <w:rFonts w:ascii="Times New Roman" w:hAnsi="Times New Roman"/>
        </w:rPr>
        <w:t xml:space="preserve"> too often preclude pastoralists from benefiting, but </w:t>
      </w:r>
      <w:ins w:id="381" w:author="Author">
        <w:r w:rsidR="00567163">
          <w:rPr>
            <w:rFonts w:ascii="Times New Roman" w:hAnsi="Times New Roman"/>
          </w:rPr>
          <w:t xml:space="preserve">they </w:t>
        </w:r>
      </w:ins>
      <w:r w:rsidRPr="003351A3">
        <w:rPr>
          <w:rFonts w:ascii="Times New Roman" w:hAnsi="Times New Roman"/>
        </w:rPr>
        <w:t>also cause outright harm by restricting access to, or damaging, land and water resources. Hence, irrigation</w:t>
      </w:r>
      <w:r w:rsidR="00520EFF">
        <w:rPr>
          <w:rFonts w:ascii="Times New Roman" w:hAnsi="Times New Roman"/>
        </w:rPr>
        <w:t>—</w:t>
      </w:r>
      <w:r w:rsidRPr="003351A3">
        <w:rPr>
          <w:rFonts w:ascii="Times New Roman" w:hAnsi="Times New Roman"/>
        </w:rPr>
        <w:t>though not without potential</w:t>
      </w:r>
      <w:r w:rsidR="00520EFF">
        <w:rPr>
          <w:rFonts w:ascii="Times New Roman" w:hAnsi="Times New Roman"/>
        </w:rPr>
        <w:t>—</w:t>
      </w:r>
      <w:r w:rsidRPr="003351A3">
        <w:rPr>
          <w:rFonts w:ascii="Times New Roman" w:hAnsi="Times New Roman"/>
        </w:rPr>
        <w:t>is hardly a silver bullet. Moreover, it is an open question as to how much land is profitably irrigable. A recent paper by Liang et al. (</w:t>
      </w:r>
      <w:del w:id="382" w:author="Author">
        <w:r w:rsidRPr="003351A3" w:rsidDel="00DF06CC">
          <w:rPr>
            <w:rFonts w:ascii="Times New Roman" w:hAnsi="Times New Roman"/>
          </w:rPr>
          <w:delText>2010</w:delText>
        </w:r>
      </w:del>
      <w:ins w:id="383" w:author="Author">
        <w:r w:rsidR="00DF06CC">
          <w:rPr>
            <w:rFonts w:ascii="Times New Roman" w:hAnsi="Times New Roman"/>
          </w:rPr>
          <w:t>forthcoming</w:t>
        </w:r>
      </w:ins>
      <w:r w:rsidRPr="003351A3">
        <w:rPr>
          <w:rFonts w:ascii="Times New Roman" w:hAnsi="Times New Roman"/>
        </w:rPr>
        <w:t xml:space="preserve">) estimates the area and location of profitable irrigable land in Africa using geographic information systems (GIS) analysis and alternative cost assumptions. In Table </w:t>
      </w:r>
      <w:del w:id="384" w:author="Author">
        <w:r w:rsidRPr="003351A3" w:rsidDel="00187F2D">
          <w:rPr>
            <w:rFonts w:ascii="Times New Roman" w:hAnsi="Times New Roman"/>
          </w:rPr>
          <w:delText xml:space="preserve">6 </w:delText>
        </w:r>
      </w:del>
      <w:ins w:id="385" w:author="Author">
        <w:r w:rsidR="00187F2D">
          <w:rPr>
            <w:rFonts w:ascii="Times New Roman" w:hAnsi="Times New Roman"/>
          </w:rPr>
          <w:t>4.3</w:t>
        </w:r>
        <w:r w:rsidR="00187F2D" w:rsidRPr="003351A3">
          <w:rPr>
            <w:rFonts w:ascii="Times New Roman" w:hAnsi="Times New Roman"/>
          </w:rPr>
          <w:t xml:space="preserve"> </w:t>
        </w:r>
      </w:ins>
      <w:r w:rsidRPr="003351A3">
        <w:rPr>
          <w:rFonts w:ascii="Times New Roman" w:hAnsi="Times New Roman"/>
        </w:rPr>
        <w:t xml:space="preserve">and Figure </w:t>
      </w:r>
      <w:del w:id="386" w:author="Author">
        <w:r w:rsidRPr="003351A3" w:rsidDel="00187F2D">
          <w:rPr>
            <w:rFonts w:ascii="Times New Roman" w:hAnsi="Times New Roman"/>
          </w:rPr>
          <w:delText xml:space="preserve">4 </w:delText>
        </w:r>
      </w:del>
      <w:ins w:id="387" w:author="Author">
        <w:r w:rsidR="00187F2D">
          <w:rPr>
            <w:rFonts w:ascii="Times New Roman" w:hAnsi="Times New Roman"/>
          </w:rPr>
          <w:t>4.1</w:t>
        </w:r>
        <w:r w:rsidR="00187F2D" w:rsidRPr="003351A3">
          <w:rPr>
            <w:rFonts w:ascii="Times New Roman" w:hAnsi="Times New Roman"/>
          </w:rPr>
          <w:t xml:space="preserve"> </w:t>
        </w:r>
      </w:ins>
      <w:r w:rsidRPr="003351A3">
        <w:rPr>
          <w:rFonts w:ascii="Times New Roman" w:hAnsi="Times New Roman"/>
        </w:rPr>
        <w:t>we use those data and methods to recalculate profitably irrigable area in only the lowland areas of eastern Africa (defined as less than 1</w:t>
      </w:r>
      <w:r w:rsidR="00187F2D">
        <w:rPr>
          <w:rFonts w:ascii="Times New Roman" w:hAnsi="Times New Roman"/>
        </w:rPr>
        <w:t>,</w:t>
      </w:r>
      <w:r w:rsidRPr="003351A3">
        <w:rPr>
          <w:rFonts w:ascii="Times New Roman" w:hAnsi="Times New Roman"/>
        </w:rPr>
        <w:t xml:space="preserve">500 meters in altitude). Irrigation projects are divided into </w:t>
      </w:r>
      <w:ins w:id="388" w:author="Author">
        <w:r w:rsidR="00187F2D">
          <w:rPr>
            <w:rFonts w:ascii="Times New Roman" w:hAnsi="Times New Roman"/>
          </w:rPr>
          <w:t xml:space="preserve">those of </w:t>
        </w:r>
      </w:ins>
      <w:r w:rsidRPr="003351A3">
        <w:rPr>
          <w:rFonts w:ascii="Times New Roman" w:hAnsi="Times New Roman"/>
        </w:rPr>
        <w:t xml:space="preserve">small scale and </w:t>
      </w:r>
      <w:ins w:id="389" w:author="Author">
        <w:r w:rsidR="00187F2D">
          <w:rPr>
            <w:rFonts w:ascii="Times New Roman" w:hAnsi="Times New Roman"/>
          </w:rPr>
          <w:t xml:space="preserve">those of </w:t>
        </w:r>
      </w:ins>
      <w:r w:rsidRPr="003351A3">
        <w:rPr>
          <w:rFonts w:ascii="Times New Roman" w:hAnsi="Times New Roman"/>
        </w:rPr>
        <w:t>large scale, with large</w:t>
      </w:r>
      <w:r w:rsidR="00187F2D">
        <w:rPr>
          <w:rFonts w:ascii="Times New Roman" w:hAnsi="Times New Roman"/>
        </w:rPr>
        <w:t>-</w:t>
      </w:r>
      <w:r w:rsidRPr="003351A3">
        <w:rPr>
          <w:rFonts w:ascii="Times New Roman" w:hAnsi="Times New Roman"/>
        </w:rPr>
        <w:t xml:space="preserve">scale </w:t>
      </w:r>
      <w:ins w:id="390" w:author="Author">
        <w:r w:rsidR="00187F2D">
          <w:rPr>
            <w:rFonts w:ascii="Times New Roman" w:hAnsi="Times New Roman"/>
          </w:rPr>
          <w:t xml:space="preserve">projects </w:t>
        </w:r>
      </w:ins>
      <w:r w:rsidRPr="003351A3">
        <w:rPr>
          <w:rFonts w:ascii="Times New Roman" w:hAnsi="Times New Roman"/>
        </w:rPr>
        <w:t xml:space="preserve">defined as dams already under construction or planned. </w:t>
      </w:r>
    </w:p>
    <w:p w:rsidR="00487F99" w:rsidRPr="003351A3" w:rsidRDefault="00487F99" w:rsidP="00991AEA">
      <w:pPr>
        <w:spacing w:after="120" w:line="240" w:lineRule="auto"/>
        <w:jc w:val="both"/>
        <w:rPr>
          <w:rFonts w:ascii="Times New Roman" w:hAnsi="Times New Roman"/>
        </w:rPr>
      </w:pPr>
      <w:r w:rsidRPr="003351A3">
        <w:rPr>
          <w:rFonts w:ascii="Times New Roman" w:hAnsi="Times New Roman"/>
        </w:rPr>
        <w:t>The table shows that that there is still substantial potential to profitably increase irrigated area in the lowlands of Ethiopia and Kenya, although the estimates vary substantially according to the cost scenario. Under the low</w:t>
      </w:r>
      <w:r w:rsidR="00187F2D">
        <w:rPr>
          <w:rFonts w:ascii="Times New Roman" w:hAnsi="Times New Roman"/>
        </w:rPr>
        <w:t>-</w:t>
      </w:r>
      <w:r w:rsidRPr="003351A3">
        <w:rPr>
          <w:rFonts w:ascii="Times New Roman" w:hAnsi="Times New Roman"/>
        </w:rPr>
        <w:t>cost scenarios, for example, 217</w:t>
      </w:r>
      <w:r w:rsidR="00187F2D">
        <w:rPr>
          <w:rFonts w:ascii="Times New Roman" w:hAnsi="Times New Roman"/>
        </w:rPr>
        <w:t>,000</w:t>
      </w:r>
      <w:r w:rsidRPr="003351A3">
        <w:rPr>
          <w:rFonts w:ascii="Times New Roman" w:hAnsi="Times New Roman"/>
        </w:rPr>
        <w:t xml:space="preserve"> hectares can be profitably irrigated in Ethiopia, whereas this drops to 156</w:t>
      </w:r>
      <w:r w:rsidR="00187F2D">
        <w:rPr>
          <w:rFonts w:ascii="Times New Roman" w:hAnsi="Times New Roman"/>
        </w:rPr>
        <w:t>,000–</w:t>
      </w:r>
      <w:r w:rsidRPr="003351A3">
        <w:rPr>
          <w:rFonts w:ascii="Times New Roman" w:hAnsi="Times New Roman"/>
        </w:rPr>
        <w:t>160</w:t>
      </w:r>
      <w:r w:rsidR="00187F2D">
        <w:rPr>
          <w:rFonts w:ascii="Times New Roman" w:hAnsi="Times New Roman"/>
        </w:rPr>
        <w:t>,000</w:t>
      </w:r>
      <w:r w:rsidRPr="003351A3">
        <w:rPr>
          <w:rFonts w:ascii="Times New Roman" w:hAnsi="Times New Roman"/>
        </w:rPr>
        <w:t xml:space="preserve"> under the medium</w:t>
      </w:r>
      <w:r w:rsidR="00187F2D">
        <w:rPr>
          <w:rFonts w:ascii="Times New Roman" w:hAnsi="Times New Roman"/>
        </w:rPr>
        <w:t>-</w:t>
      </w:r>
      <w:r w:rsidRPr="003351A3">
        <w:rPr>
          <w:rFonts w:ascii="Times New Roman" w:hAnsi="Times New Roman"/>
        </w:rPr>
        <w:t xml:space="preserve"> and high</w:t>
      </w:r>
      <w:r w:rsidR="00187F2D">
        <w:rPr>
          <w:rFonts w:ascii="Times New Roman" w:hAnsi="Times New Roman"/>
        </w:rPr>
        <w:t>-</w:t>
      </w:r>
      <w:r w:rsidRPr="003351A3">
        <w:rPr>
          <w:rFonts w:ascii="Times New Roman" w:hAnsi="Times New Roman"/>
        </w:rPr>
        <w:t>cost scenarios. In Kenya a high</w:t>
      </w:r>
      <w:r w:rsidR="00187F2D">
        <w:rPr>
          <w:rFonts w:ascii="Times New Roman" w:hAnsi="Times New Roman"/>
        </w:rPr>
        <w:t>-</w:t>
      </w:r>
      <w:r w:rsidRPr="003351A3">
        <w:rPr>
          <w:rFonts w:ascii="Times New Roman" w:hAnsi="Times New Roman"/>
        </w:rPr>
        <w:t>cost scenario would cut the estimate by almost two-thirds. Another point of note is how these estimates contradict some of the estimates produced by governments in the region. For example, one government estimate</w:t>
      </w:r>
      <w:del w:id="391" w:author="Author">
        <w:r w:rsidRPr="003351A3" w:rsidDel="00187F2D">
          <w:rPr>
            <w:rFonts w:ascii="Times New Roman" w:hAnsi="Times New Roman"/>
          </w:rPr>
          <w:delText xml:space="preserve"> suggests</w:delText>
        </w:r>
      </w:del>
      <w:ins w:id="392" w:author="Author">
        <w:r w:rsidR="00187F2D">
          <w:rPr>
            <w:rFonts w:ascii="Times New Roman" w:hAnsi="Times New Roman"/>
          </w:rPr>
          <w:t>,</w:t>
        </w:r>
      </w:ins>
      <w:r w:rsidRPr="003351A3">
        <w:rPr>
          <w:rFonts w:ascii="Times New Roman" w:hAnsi="Times New Roman"/>
        </w:rPr>
        <w:t xml:space="preserve"> reported </w:t>
      </w:r>
      <w:r w:rsidR="00187F2D">
        <w:rPr>
          <w:rFonts w:ascii="Times New Roman" w:hAnsi="Times New Roman"/>
        </w:rPr>
        <w:t>by</w:t>
      </w:r>
      <w:r w:rsidR="00187F2D" w:rsidRPr="003351A3">
        <w:rPr>
          <w:rFonts w:ascii="Times New Roman" w:hAnsi="Times New Roman"/>
        </w:rPr>
        <w:t xml:space="preserve"> </w:t>
      </w:r>
      <w:proofErr w:type="spellStart"/>
      <w:r w:rsidRPr="003351A3">
        <w:rPr>
          <w:rFonts w:ascii="Times New Roman" w:hAnsi="Times New Roman"/>
        </w:rPr>
        <w:t>Flintan</w:t>
      </w:r>
      <w:proofErr w:type="spellEnd"/>
      <w:r w:rsidRPr="003351A3">
        <w:rPr>
          <w:rFonts w:ascii="Times New Roman" w:hAnsi="Times New Roman"/>
        </w:rPr>
        <w:t xml:space="preserve"> (20</w:t>
      </w:r>
      <w:r w:rsidR="00187F2D">
        <w:rPr>
          <w:rFonts w:ascii="Times New Roman" w:hAnsi="Times New Roman"/>
        </w:rPr>
        <w:t>1</w:t>
      </w:r>
      <w:r w:rsidRPr="003351A3">
        <w:rPr>
          <w:rFonts w:ascii="Times New Roman" w:hAnsi="Times New Roman"/>
        </w:rPr>
        <w:t xml:space="preserve">1) suggested that </w:t>
      </w:r>
      <w:del w:id="393" w:author="Author">
        <w:r w:rsidRPr="003351A3" w:rsidDel="00187F2D">
          <w:rPr>
            <w:rFonts w:ascii="Times New Roman" w:hAnsi="Times New Roman"/>
          </w:rPr>
          <w:delText xml:space="preserve">over </w:delText>
        </w:r>
      </w:del>
      <w:ins w:id="394" w:author="Author">
        <w:r w:rsidR="00187F2D">
          <w:rPr>
            <w:rFonts w:ascii="Times New Roman" w:hAnsi="Times New Roman"/>
          </w:rPr>
          <w:t>more than</w:t>
        </w:r>
        <w:r w:rsidR="00187F2D" w:rsidRPr="003351A3">
          <w:rPr>
            <w:rFonts w:ascii="Times New Roman" w:hAnsi="Times New Roman"/>
          </w:rPr>
          <w:t xml:space="preserve"> </w:t>
        </w:r>
      </w:ins>
      <w:r w:rsidRPr="003351A3">
        <w:rPr>
          <w:rFonts w:ascii="Times New Roman" w:hAnsi="Times New Roman"/>
        </w:rPr>
        <w:t xml:space="preserve">800,000 hectares could be irrigated in </w:t>
      </w:r>
      <w:r w:rsidR="00187F2D">
        <w:rPr>
          <w:rFonts w:ascii="Times New Roman" w:hAnsi="Times New Roman"/>
        </w:rPr>
        <w:t xml:space="preserve">the </w:t>
      </w:r>
      <w:r w:rsidRPr="003351A3">
        <w:rPr>
          <w:rFonts w:ascii="Times New Roman" w:hAnsi="Times New Roman"/>
        </w:rPr>
        <w:t xml:space="preserve">Somali region of Ethiopia alone, but that figure is about four times as high as the most optimistic figure in Table </w:t>
      </w:r>
      <w:del w:id="395" w:author="Author">
        <w:r w:rsidRPr="003351A3" w:rsidDel="00187F2D">
          <w:rPr>
            <w:rFonts w:ascii="Times New Roman" w:hAnsi="Times New Roman"/>
          </w:rPr>
          <w:delText>6</w:delText>
        </w:r>
      </w:del>
      <w:ins w:id="396" w:author="Author">
        <w:r w:rsidR="00187F2D">
          <w:rPr>
            <w:rFonts w:ascii="Times New Roman" w:hAnsi="Times New Roman"/>
          </w:rPr>
          <w:t>4.3</w:t>
        </w:r>
      </w:ins>
      <w:r w:rsidRPr="003351A3">
        <w:rPr>
          <w:rFonts w:ascii="Times New Roman" w:hAnsi="Times New Roman"/>
        </w:rPr>
        <w:t xml:space="preserve">, which applies </w:t>
      </w:r>
      <w:r w:rsidR="00187F2D">
        <w:rPr>
          <w:rFonts w:ascii="Times New Roman" w:hAnsi="Times New Roman"/>
        </w:rPr>
        <w:t>to</w:t>
      </w:r>
      <w:r w:rsidR="00187F2D" w:rsidRPr="003351A3">
        <w:rPr>
          <w:rFonts w:ascii="Times New Roman" w:hAnsi="Times New Roman"/>
        </w:rPr>
        <w:t xml:space="preserve"> </w:t>
      </w:r>
      <w:r w:rsidRPr="003351A3">
        <w:rPr>
          <w:rFonts w:ascii="Times New Roman" w:hAnsi="Times New Roman"/>
        </w:rPr>
        <w:t xml:space="preserve">all pastoralist areas of Ethiopia, not just the Somali region. This would suggest that government estimates are not factoring in the profitability of potential irrigation </w:t>
      </w:r>
      <w:ins w:id="397" w:author="Author">
        <w:r w:rsidR="0049598F">
          <w:rPr>
            <w:rFonts w:ascii="Times New Roman" w:hAnsi="Times New Roman"/>
          </w:rPr>
          <w:t>project</w:t>
        </w:r>
      </w:ins>
      <w:del w:id="398" w:author="Author">
        <w:r w:rsidRPr="003351A3" w:rsidDel="0049598F">
          <w:rPr>
            <w:rFonts w:ascii="Times New Roman" w:hAnsi="Times New Roman"/>
          </w:rPr>
          <w:delText>scheme</w:delText>
        </w:r>
      </w:del>
      <w:r w:rsidRPr="003351A3">
        <w:rPr>
          <w:rFonts w:ascii="Times New Roman" w:hAnsi="Times New Roman"/>
        </w:rPr>
        <w:t>s.</w:t>
      </w:r>
    </w:p>
    <w:p w:rsidR="00487F99" w:rsidRPr="003351A3" w:rsidRDefault="00487F99" w:rsidP="00991AEA">
      <w:pPr>
        <w:spacing w:after="120" w:line="240" w:lineRule="auto"/>
        <w:jc w:val="both"/>
        <w:rPr>
          <w:rFonts w:ascii="Times New Roman" w:hAnsi="Times New Roman"/>
        </w:rPr>
      </w:pPr>
      <w:r w:rsidRPr="003351A3">
        <w:rPr>
          <w:rFonts w:ascii="Times New Roman" w:hAnsi="Times New Roman"/>
        </w:rPr>
        <w:t xml:space="preserve">Of course, in many ways our own estimates in Table </w:t>
      </w:r>
      <w:del w:id="399" w:author="Author">
        <w:r w:rsidRPr="003351A3" w:rsidDel="00187F2D">
          <w:rPr>
            <w:rFonts w:ascii="Times New Roman" w:hAnsi="Times New Roman"/>
          </w:rPr>
          <w:delText xml:space="preserve">6 </w:delText>
        </w:r>
      </w:del>
      <w:ins w:id="400" w:author="Author">
        <w:r w:rsidR="00187F2D">
          <w:rPr>
            <w:rFonts w:ascii="Times New Roman" w:hAnsi="Times New Roman"/>
          </w:rPr>
          <w:t>4.3</w:t>
        </w:r>
        <w:r w:rsidR="00187F2D" w:rsidRPr="003351A3">
          <w:rPr>
            <w:rFonts w:ascii="Times New Roman" w:hAnsi="Times New Roman"/>
          </w:rPr>
          <w:t xml:space="preserve"> </w:t>
        </w:r>
      </w:ins>
      <w:r w:rsidRPr="003351A3">
        <w:rPr>
          <w:rFonts w:ascii="Times New Roman" w:hAnsi="Times New Roman"/>
        </w:rPr>
        <w:t>warrant refining, but they suggest that we need to be cautious about putting excessive faith in irrigation for several reasons. First, estimated rates of return for irrigation in lowland areas are very sensitive to cost of implementation (not reported). In the low</w:t>
      </w:r>
      <w:r w:rsidR="00187F2D">
        <w:rPr>
          <w:rFonts w:ascii="Times New Roman" w:hAnsi="Times New Roman"/>
        </w:rPr>
        <w:t>-</w:t>
      </w:r>
      <w:r w:rsidRPr="003351A3">
        <w:rPr>
          <w:rFonts w:ascii="Times New Roman" w:hAnsi="Times New Roman"/>
        </w:rPr>
        <w:t>cost scenario</w:t>
      </w:r>
      <w:r w:rsidR="00187F2D">
        <w:rPr>
          <w:rFonts w:ascii="Times New Roman" w:hAnsi="Times New Roman"/>
        </w:rPr>
        <w:t>,</w:t>
      </w:r>
      <w:r w:rsidRPr="003351A3">
        <w:rPr>
          <w:rFonts w:ascii="Times New Roman" w:hAnsi="Times New Roman"/>
        </w:rPr>
        <w:t xml:space="preserve"> rates of return vary from adequate (15</w:t>
      </w:r>
      <w:r w:rsidR="008328FA">
        <w:rPr>
          <w:rFonts w:ascii="Times New Roman" w:hAnsi="Times New Roman"/>
        </w:rPr>
        <w:t xml:space="preserve"> percent</w:t>
      </w:r>
      <w:r w:rsidRPr="003351A3">
        <w:rPr>
          <w:rFonts w:ascii="Times New Roman" w:hAnsi="Times New Roman"/>
        </w:rPr>
        <w:t xml:space="preserve"> in Ethiopia) to very good (70</w:t>
      </w:r>
      <w:r w:rsidR="00187F2D">
        <w:rPr>
          <w:rFonts w:ascii="Times New Roman" w:hAnsi="Times New Roman"/>
        </w:rPr>
        <w:t>–</w:t>
      </w:r>
      <w:r w:rsidRPr="003351A3">
        <w:rPr>
          <w:rFonts w:ascii="Times New Roman" w:hAnsi="Times New Roman"/>
        </w:rPr>
        <w:t>80</w:t>
      </w:r>
      <w:r w:rsidR="008328FA">
        <w:rPr>
          <w:rFonts w:ascii="Times New Roman" w:hAnsi="Times New Roman"/>
        </w:rPr>
        <w:t xml:space="preserve"> percent</w:t>
      </w:r>
      <w:r w:rsidRPr="003351A3">
        <w:rPr>
          <w:rFonts w:ascii="Times New Roman" w:hAnsi="Times New Roman"/>
        </w:rPr>
        <w:t xml:space="preserve"> in Kenya and Somalia). But these rates of return drop precipitously in the medium</w:t>
      </w:r>
      <w:r w:rsidR="00EE614F">
        <w:rPr>
          <w:rFonts w:ascii="Times New Roman" w:hAnsi="Times New Roman"/>
        </w:rPr>
        <w:t>-</w:t>
      </w:r>
      <w:r w:rsidRPr="003351A3">
        <w:rPr>
          <w:rFonts w:ascii="Times New Roman" w:hAnsi="Times New Roman"/>
        </w:rPr>
        <w:t xml:space="preserve"> and high</w:t>
      </w:r>
      <w:r w:rsidR="00EE614F">
        <w:rPr>
          <w:rFonts w:ascii="Times New Roman" w:hAnsi="Times New Roman"/>
        </w:rPr>
        <w:t>-</w:t>
      </w:r>
      <w:r w:rsidRPr="003351A3">
        <w:rPr>
          <w:rFonts w:ascii="Times New Roman" w:hAnsi="Times New Roman"/>
        </w:rPr>
        <w:t>cost scenarios to around 10</w:t>
      </w:r>
      <w:r w:rsidR="008328FA">
        <w:rPr>
          <w:rFonts w:ascii="Times New Roman" w:hAnsi="Times New Roman"/>
        </w:rPr>
        <w:t xml:space="preserve"> percent</w:t>
      </w:r>
      <w:r w:rsidRPr="003351A3">
        <w:rPr>
          <w:rFonts w:ascii="Times New Roman" w:hAnsi="Times New Roman"/>
        </w:rPr>
        <w:t xml:space="preserve"> in the former and 2</w:t>
      </w:r>
      <w:r w:rsidR="00EE614F">
        <w:rPr>
          <w:rFonts w:ascii="Times New Roman" w:hAnsi="Times New Roman"/>
        </w:rPr>
        <w:t>–</w:t>
      </w:r>
      <w:r w:rsidRPr="003351A3">
        <w:rPr>
          <w:rFonts w:ascii="Times New Roman" w:hAnsi="Times New Roman"/>
        </w:rPr>
        <w:t>7</w:t>
      </w:r>
      <w:r w:rsidR="008328FA">
        <w:rPr>
          <w:rFonts w:ascii="Times New Roman" w:hAnsi="Times New Roman"/>
        </w:rPr>
        <w:t xml:space="preserve"> percent</w:t>
      </w:r>
      <w:r w:rsidRPr="003351A3">
        <w:rPr>
          <w:rFonts w:ascii="Times New Roman" w:hAnsi="Times New Roman"/>
        </w:rPr>
        <w:t xml:space="preserve"> in the latter. Clearly, implementation is critical. </w:t>
      </w:r>
    </w:p>
    <w:p w:rsidR="00487F99" w:rsidRPr="003351A3" w:rsidRDefault="00487F99" w:rsidP="00991AEA">
      <w:pPr>
        <w:spacing w:after="120" w:line="240" w:lineRule="auto"/>
        <w:jc w:val="both"/>
        <w:rPr>
          <w:rFonts w:ascii="Times New Roman" w:hAnsi="Times New Roman"/>
        </w:rPr>
      </w:pPr>
      <w:r w:rsidRPr="003351A3">
        <w:rPr>
          <w:rFonts w:ascii="Times New Roman" w:hAnsi="Times New Roman"/>
        </w:rPr>
        <w:t xml:space="preserve">Second, Table </w:t>
      </w:r>
      <w:del w:id="401" w:author="Author">
        <w:r w:rsidRPr="003351A3" w:rsidDel="00EE614F">
          <w:rPr>
            <w:rFonts w:ascii="Times New Roman" w:hAnsi="Times New Roman"/>
          </w:rPr>
          <w:delText xml:space="preserve">6 </w:delText>
        </w:r>
      </w:del>
      <w:ins w:id="402" w:author="Author">
        <w:r w:rsidR="00EE614F">
          <w:rPr>
            <w:rFonts w:ascii="Times New Roman" w:hAnsi="Times New Roman"/>
          </w:rPr>
          <w:t>4.3</w:t>
        </w:r>
        <w:r w:rsidR="00EE614F" w:rsidRPr="003351A3">
          <w:rPr>
            <w:rFonts w:ascii="Times New Roman" w:hAnsi="Times New Roman"/>
          </w:rPr>
          <w:t xml:space="preserve"> </w:t>
        </w:r>
      </w:ins>
      <w:r w:rsidRPr="003351A3">
        <w:rPr>
          <w:rFonts w:ascii="Times New Roman" w:hAnsi="Times New Roman"/>
        </w:rPr>
        <w:t>shows that the number of extra livelihoods that can be created is substantial, but only substantial enough to provide a partial substitute for pastoralism</w:t>
      </w:r>
      <w:del w:id="403" w:author="Author">
        <w:r w:rsidRPr="003351A3" w:rsidDel="0049598F">
          <w:rPr>
            <w:rFonts w:ascii="Times New Roman" w:hAnsi="Times New Roman"/>
          </w:rPr>
          <w:delText xml:space="preserve"> </w:delText>
        </w:r>
      </w:del>
      <w:r w:rsidRPr="003351A3">
        <w:rPr>
          <w:rFonts w:ascii="Times New Roman" w:hAnsi="Times New Roman"/>
        </w:rPr>
        <w:t xml:space="preserve">. Under the optimistic scenario that a family of </w:t>
      </w:r>
      <w:r w:rsidR="00EE614F">
        <w:rPr>
          <w:rFonts w:ascii="Times New Roman" w:hAnsi="Times New Roman"/>
        </w:rPr>
        <w:t>6</w:t>
      </w:r>
      <w:r w:rsidR="00EE614F" w:rsidRPr="003351A3">
        <w:rPr>
          <w:rFonts w:ascii="Times New Roman" w:hAnsi="Times New Roman"/>
        </w:rPr>
        <w:t xml:space="preserve"> </w:t>
      </w:r>
      <w:r w:rsidRPr="003351A3">
        <w:rPr>
          <w:rFonts w:ascii="Times New Roman" w:hAnsi="Times New Roman"/>
        </w:rPr>
        <w:t>could viably live off 0.5 irrigated hectares, we estimate that further irrigation projects could absorb an extra 6.4</w:t>
      </w:r>
      <w:r w:rsidR="00EE614F">
        <w:rPr>
          <w:rFonts w:ascii="Times New Roman" w:hAnsi="Times New Roman"/>
        </w:rPr>
        <w:t>–</w:t>
      </w:r>
      <w:r w:rsidRPr="003351A3">
        <w:rPr>
          <w:rFonts w:ascii="Times New Roman" w:hAnsi="Times New Roman"/>
        </w:rPr>
        <w:t>12.6</w:t>
      </w:r>
      <w:r w:rsidR="008328FA">
        <w:rPr>
          <w:rFonts w:ascii="Times New Roman" w:hAnsi="Times New Roman"/>
        </w:rPr>
        <w:t xml:space="preserve"> percent</w:t>
      </w:r>
      <w:r w:rsidRPr="003351A3">
        <w:rPr>
          <w:rFonts w:ascii="Times New Roman" w:hAnsi="Times New Roman"/>
        </w:rPr>
        <w:t xml:space="preserve"> of the rural ASAL population in 2020, depending on cost assumptions. This varies across countries, being higher in Kenya and lower in Ethiopia, for example. However, it is unlikely that irrigation could really sustain this many households. Most rural ASAL households have more like </w:t>
      </w:r>
      <w:r w:rsidR="00EE614F">
        <w:rPr>
          <w:rFonts w:ascii="Times New Roman" w:hAnsi="Times New Roman"/>
        </w:rPr>
        <w:t>8</w:t>
      </w:r>
      <w:r w:rsidR="00EE614F" w:rsidRPr="003351A3">
        <w:rPr>
          <w:rFonts w:ascii="Times New Roman" w:hAnsi="Times New Roman"/>
        </w:rPr>
        <w:t xml:space="preserve"> </w:t>
      </w:r>
      <w:r w:rsidRPr="003351A3">
        <w:rPr>
          <w:rFonts w:ascii="Times New Roman" w:hAnsi="Times New Roman"/>
        </w:rPr>
        <w:t>people (though 6 may be a valid estimate for a sedentary ex-pastoralist household in 10 years</w:t>
      </w:r>
      <w:r w:rsidR="00EE614F">
        <w:rPr>
          <w:rFonts w:ascii="Times New Roman" w:hAnsi="Times New Roman"/>
        </w:rPr>
        <w:t>’</w:t>
      </w:r>
      <w:r w:rsidRPr="003351A3">
        <w:rPr>
          <w:rFonts w:ascii="Times New Roman" w:hAnsi="Times New Roman"/>
        </w:rPr>
        <w:t xml:space="preserve"> time). Moreover, while 0.5 hectares of irrigated land may be enough to keep a household out of poverty in a highland area with good soils and good market access, most ASAL areas have poor access to markets and extension services, and face significant soil fertility problems. So if 1 hectare is a more plausible requirement, then the number of jobs that can be viably created falls to </w:t>
      </w:r>
      <w:del w:id="404" w:author="Author">
        <w:r w:rsidRPr="003351A3" w:rsidDel="00EE614F">
          <w:rPr>
            <w:rFonts w:ascii="Times New Roman" w:hAnsi="Times New Roman"/>
          </w:rPr>
          <w:delText xml:space="preserve">an </w:delText>
        </w:r>
      </w:del>
      <w:ins w:id="405" w:author="Author">
        <w:r w:rsidR="00EE614F">
          <w:rPr>
            <w:rFonts w:ascii="Times New Roman" w:hAnsi="Times New Roman"/>
          </w:rPr>
          <w:t xml:space="preserve">between </w:t>
        </w:r>
      </w:ins>
      <w:r w:rsidRPr="003351A3">
        <w:rPr>
          <w:rFonts w:ascii="Times New Roman" w:hAnsi="Times New Roman"/>
        </w:rPr>
        <w:t>3.2</w:t>
      </w:r>
      <w:r w:rsidR="008328FA">
        <w:rPr>
          <w:rFonts w:ascii="Times New Roman" w:hAnsi="Times New Roman"/>
        </w:rPr>
        <w:t xml:space="preserve"> percent</w:t>
      </w:r>
      <w:r w:rsidRPr="003351A3">
        <w:rPr>
          <w:rFonts w:ascii="Times New Roman" w:hAnsi="Times New Roman"/>
        </w:rPr>
        <w:t xml:space="preserve"> </w:t>
      </w:r>
      <w:r w:rsidR="00EE614F">
        <w:rPr>
          <w:rFonts w:ascii="Times New Roman" w:hAnsi="Times New Roman"/>
        </w:rPr>
        <w:t>and</w:t>
      </w:r>
      <w:r w:rsidR="00EE614F" w:rsidRPr="003351A3">
        <w:rPr>
          <w:rFonts w:ascii="Times New Roman" w:hAnsi="Times New Roman"/>
        </w:rPr>
        <w:t xml:space="preserve"> </w:t>
      </w:r>
      <w:r w:rsidRPr="003351A3">
        <w:rPr>
          <w:rFonts w:ascii="Times New Roman" w:hAnsi="Times New Roman"/>
        </w:rPr>
        <w:t>6.1</w:t>
      </w:r>
      <w:r w:rsidR="008328FA">
        <w:rPr>
          <w:rFonts w:ascii="Times New Roman" w:hAnsi="Times New Roman"/>
        </w:rPr>
        <w:t xml:space="preserve"> percent</w:t>
      </w:r>
      <w:r w:rsidRPr="003351A3">
        <w:rPr>
          <w:rFonts w:ascii="Times New Roman" w:hAnsi="Times New Roman"/>
        </w:rPr>
        <w:t xml:space="preserve"> of the 2020 rural population. Even this estimate may be too high given that many planned irrigation </w:t>
      </w:r>
      <w:ins w:id="406" w:author="Author">
        <w:r w:rsidR="0049598F">
          <w:rPr>
            <w:rFonts w:ascii="Times New Roman" w:hAnsi="Times New Roman"/>
          </w:rPr>
          <w:t>project</w:t>
        </w:r>
      </w:ins>
      <w:del w:id="407" w:author="Author">
        <w:r w:rsidRPr="003351A3" w:rsidDel="0049598F">
          <w:rPr>
            <w:rFonts w:ascii="Times New Roman" w:hAnsi="Times New Roman"/>
          </w:rPr>
          <w:delText>scheme</w:delText>
        </w:r>
      </w:del>
      <w:r w:rsidRPr="003351A3">
        <w:rPr>
          <w:rFonts w:ascii="Times New Roman" w:hAnsi="Times New Roman"/>
        </w:rPr>
        <w:t xml:space="preserve">s are for plantations, such as sugar. If the employment intensity of these </w:t>
      </w:r>
      <w:ins w:id="408" w:author="Author">
        <w:r w:rsidR="0049598F">
          <w:rPr>
            <w:rFonts w:ascii="Times New Roman" w:hAnsi="Times New Roman"/>
          </w:rPr>
          <w:t>project</w:t>
        </w:r>
      </w:ins>
      <w:del w:id="409" w:author="Author">
        <w:r w:rsidRPr="003351A3" w:rsidDel="0049598F">
          <w:rPr>
            <w:rFonts w:ascii="Times New Roman" w:hAnsi="Times New Roman"/>
          </w:rPr>
          <w:delText>scheme</w:delText>
        </w:r>
      </w:del>
      <w:r w:rsidRPr="003351A3">
        <w:rPr>
          <w:rFonts w:ascii="Times New Roman" w:hAnsi="Times New Roman"/>
        </w:rPr>
        <w:t xml:space="preserve">s is much lower than </w:t>
      </w:r>
      <w:ins w:id="410" w:author="Author">
        <w:r w:rsidR="00EE614F">
          <w:rPr>
            <w:rFonts w:ascii="Times New Roman" w:hAnsi="Times New Roman"/>
          </w:rPr>
          <w:t xml:space="preserve">that of </w:t>
        </w:r>
      </w:ins>
      <w:r w:rsidRPr="003351A3">
        <w:rPr>
          <w:rFonts w:ascii="Times New Roman" w:hAnsi="Times New Roman"/>
        </w:rPr>
        <w:t>smallholder farms</w:t>
      </w:r>
      <w:r w:rsidR="00520EFF">
        <w:rPr>
          <w:rFonts w:ascii="Times New Roman" w:hAnsi="Times New Roman"/>
        </w:rPr>
        <w:t>—</w:t>
      </w:r>
      <w:r w:rsidRPr="003351A3">
        <w:rPr>
          <w:rFonts w:ascii="Times New Roman" w:hAnsi="Times New Roman"/>
        </w:rPr>
        <w:t>given seasonal labor demands and the possibility of mechanized farming</w:t>
      </w:r>
      <w:r w:rsidR="00520EFF">
        <w:rPr>
          <w:rFonts w:ascii="Times New Roman" w:hAnsi="Times New Roman"/>
        </w:rPr>
        <w:t>—</w:t>
      </w:r>
      <w:r w:rsidRPr="003351A3">
        <w:rPr>
          <w:rFonts w:ascii="Times New Roman" w:hAnsi="Times New Roman"/>
        </w:rPr>
        <w:t xml:space="preserve">then the estimates in Table </w:t>
      </w:r>
      <w:del w:id="411" w:author="Author">
        <w:r w:rsidRPr="003351A3" w:rsidDel="00EE614F">
          <w:rPr>
            <w:rFonts w:ascii="Times New Roman" w:hAnsi="Times New Roman"/>
          </w:rPr>
          <w:delText xml:space="preserve">6 </w:delText>
        </w:r>
      </w:del>
      <w:ins w:id="412" w:author="Author">
        <w:r w:rsidR="00EE614F">
          <w:rPr>
            <w:rFonts w:ascii="Times New Roman" w:hAnsi="Times New Roman"/>
          </w:rPr>
          <w:t>4.3</w:t>
        </w:r>
        <w:r w:rsidR="00EE614F" w:rsidRPr="003351A3">
          <w:rPr>
            <w:rFonts w:ascii="Times New Roman" w:hAnsi="Times New Roman"/>
          </w:rPr>
          <w:t xml:space="preserve"> </w:t>
        </w:r>
      </w:ins>
      <w:r w:rsidRPr="003351A3">
        <w:rPr>
          <w:rFonts w:ascii="Times New Roman" w:hAnsi="Times New Roman"/>
        </w:rPr>
        <w:t>may also be on the upper side. So while irrigation can play a role in diversifying livelihoods, its capacity is likely to be limited by both biophysical and institutional factors.</w:t>
      </w:r>
    </w:p>
    <w:p w:rsidR="00487F99" w:rsidRPr="003351A3" w:rsidRDefault="00487F99" w:rsidP="002F0E0E">
      <w:pPr>
        <w:pStyle w:val="Caption"/>
        <w:rPr>
          <w:rFonts w:ascii="Times New Roman" w:hAnsi="Times New Roman"/>
          <w:color w:val="auto"/>
          <w:sz w:val="22"/>
          <w:szCs w:val="22"/>
          <w:vertAlign w:val="superscript"/>
        </w:rPr>
      </w:pPr>
      <w:bookmarkStart w:id="413" w:name="_Toc308443580"/>
      <w:r w:rsidRPr="003351A3">
        <w:rPr>
          <w:rFonts w:ascii="Times New Roman" w:hAnsi="Times New Roman"/>
          <w:color w:val="auto"/>
          <w:sz w:val="22"/>
          <w:szCs w:val="22"/>
        </w:rPr>
        <w:br w:type="page"/>
      </w:r>
      <w:r w:rsidRPr="003351A3">
        <w:rPr>
          <w:rFonts w:ascii="Times New Roman" w:hAnsi="Times New Roman"/>
          <w:color w:val="auto"/>
          <w:sz w:val="22"/>
          <w:szCs w:val="22"/>
        </w:rPr>
        <w:lastRenderedPageBreak/>
        <w:t xml:space="preserve">Table </w:t>
      </w:r>
      <w:del w:id="414"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Table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6</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w:delText>
        </w:r>
      </w:del>
      <w:ins w:id="415" w:author="Author">
        <w:r w:rsidR="00520EFF">
          <w:rPr>
            <w:rFonts w:ascii="Times New Roman" w:hAnsi="Times New Roman"/>
            <w:color w:val="auto"/>
            <w:sz w:val="22"/>
            <w:szCs w:val="22"/>
          </w:rPr>
          <w:t>4.3—</w:t>
        </w:r>
      </w:ins>
      <w:proofErr w:type="gramStart"/>
      <w:r w:rsidRPr="003351A3">
        <w:rPr>
          <w:rFonts w:ascii="Times New Roman" w:hAnsi="Times New Roman"/>
          <w:color w:val="auto"/>
          <w:sz w:val="22"/>
          <w:szCs w:val="22"/>
        </w:rPr>
        <w:t>Profitably</w:t>
      </w:r>
      <w:proofErr w:type="gramEnd"/>
      <w:r w:rsidRPr="003351A3">
        <w:rPr>
          <w:rFonts w:ascii="Times New Roman" w:hAnsi="Times New Roman"/>
          <w:color w:val="auto"/>
          <w:sz w:val="22"/>
          <w:szCs w:val="22"/>
        </w:rPr>
        <w:t xml:space="preserve"> irrigable area in the arid and </w:t>
      </w:r>
      <w:r w:rsidR="009E4CB7">
        <w:rPr>
          <w:rFonts w:ascii="Times New Roman" w:hAnsi="Times New Roman"/>
          <w:color w:val="auto"/>
          <w:sz w:val="22"/>
          <w:szCs w:val="22"/>
        </w:rPr>
        <w:t>semiarid</w:t>
      </w:r>
      <w:r w:rsidRPr="003351A3">
        <w:rPr>
          <w:rFonts w:ascii="Times New Roman" w:hAnsi="Times New Roman"/>
          <w:color w:val="auto"/>
          <w:sz w:val="22"/>
          <w:szCs w:val="22"/>
        </w:rPr>
        <w:t xml:space="preserve"> lowlands of eastern African </w:t>
      </w:r>
      <w:proofErr w:type="spellStart"/>
      <w:r w:rsidRPr="003351A3">
        <w:rPr>
          <w:rFonts w:ascii="Times New Roman" w:hAnsi="Times New Roman"/>
          <w:color w:val="auto"/>
          <w:sz w:val="22"/>
          <w:szCs w:val="22"/>
        </w:rPr>
        <w:t>countries</w:t>
      </w:r>
      <w:r w:rsidRPr="003351A3">
        <w:rPr>
          <w:rFonts w:ascii="Times New Roman" w:hAnsi="Times New Roman"/>
          <w:color w:val="auto"/>
          <w:sz w:val="22"/>
          <w:szCs w:val="22"/>
          <w:vertAlign w:val="superscript"/>
        </w:rPr>
        <w:t>a</w:t>
      </w:r>
      <w:bookmarkEnd w:id="413"/>
      <w:proofErr w:type="spellEnd"/>
    </w:p>
    <w:tbl>
      <w:tblPr>
        <w:tblW w:w="9372" w:type="dxa"/>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1002"/>
        <w:gridCol w:w="990"/>
        <w:gridCol w:w="1440"/>
        <w:gridCol w:w="1440"/>
        <w:gridCol w:w="2250"/>
        <w:gridCol w:w="2250"/>
      </w:tblGrid>
      <w:tr w:rsidR="00487F99" w:rsidRPr="003351A3" w:rsidTr="00795F34">
        <w:trPr>
          <w:trHeight w:val="744"/>
        </w:trPr>
        <w:tc>
          <w:tcPr>
            <w:tcW w:w="1002" w:type="dxa"/>
            <w:tcBorders>
              <w:top w:val="single" w:sz="4" w:space="0" w:color="auto"/>
            </w:tcBorders>
            <w:noWrap/>
          </w:tcPr>
          <w:p w:rsidR="00487F99" w:rsidRPr="003351A3" w:rsidRDefault="00487F99" w:rsidP="00304058">
            <w:pPr>
              <w:spacing w:after="0" w:line="240" w:lineRule="auto"/>
              <w:rPr>
                <w:rFonts w:ascii="Times New Roman" w:hAnsi="Times New Roman"/>
                <w:b/>
                <w:bCs/>
                <w:sz w:val="20"/>
                <w:szCs w:val="20"/>
                <w:vertAlign w:val="superscript"/>
              </w:rPr>
            </w:pPr>
            <w:r w:rsidRPr="003351A3">
              <w:rPr>
                <w:rFonts w:ascii="Times New Roman" w:hAnsi="Times New Roman"/>
                <w:b/>
                <w:bCs/>
                <w:sz w:val="20"/>
                <w:szCs w:val="20"/>
              </w:rPr>
              <w:t xml:space="preserve">Cost </w:t>
            </w:r>
            <w:proofErr w:type="spellStart"/>
            <w:r w:rsidRPr="003351A3">
              <w:rPr>
                <w:rFonts w:ascii="Times New Roman" w:hAnsi="Times New Roman"/>
                <w:b/>
                <w:bCs/>
                <w:sz w:val="20"/>
                <w:szCs w:val="20"/>
              </w:rPr>
              <w:t>scenario</w:t>
            </w:r>
            <w:r w:rsidR="00304058" w:rsidRPr="000D1CDC">
              <w:rPr>
                <w:rFonts w:ascii="Times New Roman" w:hAnsi="Times New Roman"/>
                <w:b/>
                <w:bCs/>
                <w:sz w:val="20"/>
                <w:szCs w:val="20"/>
                <w:vertAlign w:val="superscript"/>
              </w:rPr>
              <w:t>b</w:t>
            </w:r>
            <w:proofErr w:type="spellEnd"/>
          </w:p>
        </w:tc>
        <w:tc>
          <w:tcPr>
            <w:tcW w:w="990" w:type="dxa"/>
            <w:tcBorders>
              <w:top w:val="single" w:sz="4" w:space="0" w:color="auto"/>
            </w:tcBorders>
            <w:noWrap/>
          </w:tcPr>
          <w:p w:rsidR="00487F99" w:rsidRPr="003351A3" w:rsidRDefault="00EE614F" w:rsidP="00EE614F">
            <w:pPr>
              <w:spacing w:after="0" w:line="240" w:lineRule="auto"/>
              <w:rPr>
                <w:rFonts w:ascii="Times New Roman" w:hAnsi="Times New Roman"/>
                <w:b/>
                <w:bCs/>
                <w:sz w:val="20"/>
                <w:szCs w:val="20"/>
              </w:rPr>
            </w:pPr>
            <w:r w:rsidRPr="003351A3">
              <w:rPr>
                <w:rFonts w:ascii="Times New Roman" w:hAnsi="Times New Roman"/>
                <w:b/>
                <w:bCs/>
                <w:sz w:val="20"/>
                <w:szCs w:val="20"/>
              </w:rPr>
              <w:t>Countr</w:t>
            </w:r>
            <w:r>
              <w:rPr>
                <w:rFonts w:ascii="Times New Roman" w:hAnsi="Times New Roman"/>
                <w:b/>
                <w:bCs/>
                <w:sz w:val="20"/>
                <w:szCs w:val="20"/>
              </w:rPr>
              <w:t>y</w:t>
            </w:r>
          </w:p>
        </w:tc>
        <w:tc>
          <w:tcPr>
            <w:tcW w:w="1440" w:type="dxa"/>
            <w:tcBorders>
              <w:top w:val="single" w:sz="4" w:space="0" w:color="auto"/>
            </w:tcBorders>
          </w:tcPr>
          <w:p w:rsidR="00487F99" w:rsidRPr="003351A3" w:rsidRDefault="00487F99" w:rsidP="00304058">
            <w:pPr>
              <w:spacing w:after="0" w:line="240" w:lineRule="auto"/>
              <w:rPr>
                <w:rFonts w:ascii="Times New Roman" w:hAnsi="Times New Roman"/>
                <w:b/>
                <w:bCs/>
                <w:sz w:val="20"/>
                <w:szCs w:val="20"/>
              </w:rPr>
            </w:pPr>
            <w:r w:rsidRPr="003351A3">
              <w:rPr>
                <w:rFonts w:ascii="Times New Roman" w:hAnsi="Times New Roman"/>
                <w:b/>
                <w:bCs/>
                <w:sz w:val="20"/>
                <w:szCs w:val="20"/>
              </w:rPr>
              <w:t>Profitable increase in irrigated ASAL area (Ha)</w:t>
            </w:r>
            <w:r w:rsidR="00304058">
              <w:rPr>
                <w:rFonts w:ascii="Times New Roman" w:hAnsi="Times New Roman"/>
                <w:b/>
                <w:bCs/>
                <w:sz w:val="20"/>
                <w:szCs w:val="20"/>
                <w:vertAlign w:val="superscript"/>
              </w:rPr>
              <w:t>c</w:t>
            </w:r>
          </w:p>
        </w:tc>
        <w:tc>
          <w:tcPr>
            <w:tcW w:w="1440" w:type="dxa"/>
            <w:tcBorders>
              <w:top w:val="single" w:sz="4" w:space="0" w:color="auto"/>
            </w:tcBorders>
            <w:tcMar>
              <w:top w:w="0" w:type="dxa"/>
              <w:left w:w="12" w:type="dxa"/>
              <w:bottom w:w="0" w:type="dxa"/>
              <w:right w:w="12" w:type="dxa"/>
            </w:tcMar>
          </w:tcPr>
          <w:p w:rsidR="00487F99" w:rsidRPr="003351A3" w:rsidRDefault="00487F99" w:rsidP="007A618E">
            <w:pPr>
              <w:spacing w:after="0" w:line="240" w:lineRule="auto"/>
              <w:rPr>
                <w:rFonts w:ascii="Times New Roman" w:hAnsi="Times New Roman"/>
                <w:b/>
                <w:bCs/>
                <w:sz w:val="20"/>
                <w:szCs w:val="20"/>
                <w:vertAlign w:val="superscript"/>
              </w:rPr>
            </w:pPr>
            <w:r w:rsidRPr="003351A3">
              <w:rPr>
                <w:rFonts w:ascii="Times New Roman" w:hAnsi="Times New Roman"/>
                <w:b/>
                <w:bCs/>
                <w:sz w:val="20"/>
                <w:szCs w:val="20"/>
              </w:rPr>
              <w:t>Rural ASAL population in 2020 (millions)</w:t>
            </w:r>
            <w:r w:rsidRPr="003351A3">
              <w:rPr>
                <w:rFonts w:ascii="Times New Roman" w:hAnsi="Times New Roman"/>
                <w:b/>
                <w:bCs/>
                <w:sz w:val="20"/>
                <w:szCs w:val="20"/>
                <w:vertAlign w:val="superscript"/>
              </w:rPr>
              <w:t>d</w:t>
            </w:r>
          </w:p>
        </w:tc>
        <w:tc>
          <w:tcPr>
            <w:tcW w:w="2250" w:type="dxa"/>
            <w:tcBorders>
              <w:top w:val="single" w:sz="4" w:space="0" w:color="auto"/>
            </w:tcBorders>
            <w:tcMar>
              <w:top w:w="12" w:type="dxa"/>
              <w:left w:w="12" w:type="dxa"/>
              <w:bottom w:w="0" w:type="dxa"/>
              <w:right w:w="12" w:type="dxa"/>
            </w:tcMar>
          </w:tcPr>
          <w:p w:rsidR="00487F99" w:rsidRPr="003351A3" w:rsidRDefault="00487F99" w:rsidP="00795F34">
            <w:pPr>
              <w:spacing w:after="0" w:line="240" w:lineRule="auto"/>
              <w:rPr>
                <w:rFonts w:ascii="Times New Roman" w:hAnsi="Times New Roman"/>
                <w:b/>
                <w:bCs/>
                <w:sz w:val="20"/>
                <w:szCs w:val="20"/>
                <w:vertAlign w:val="superscript"/>
              </w:rPr>
            </w:pPr>
            <w:r w:rsidRPr="003351A3">
              <w:rPr>
                <w:rFonts w:ascii="Times New Roman" w:hAnsi="Times New Roman"/>
                <w:b/>
                <w:bCs/>
                <w:sz w:val="20"/>
                <w:szCs w:val="20"/>
              </w:rPr>
              <w:t xml:space="preserve">Percentage of 6-person rural HHs that could work 1 irrigated </w:t>
            </w:r>
            <w:proofErr w:type="spellStart"/>
            <w:r w:rsidRPr="003351A3">
              <w:rPr>
                <w:rFonts w:ascii="Times New Roman" w:hAnsi="Times New Roman"/>
                <w:b/>
                <w:bCs/>
                <w:sz w:val="20"/>
                <w:szCs w:val="20"/>
              </w:rPr>
              <w:t>hectare</w:t>
            </w:r>
            <w:r w:rsidRPr="003351A3">
              <w:rPr>
                <w:rFonts w:ascii="Times New Roman" w:hAnsi="Times New Roman"/>
                <w:b/>
                <w:bCs/>
                <w:sz w:val="20"/>
                <w:szCs w:val="20"/>
                <w:vertAlign w:val="superscript"/>
              </w:rPr>
              <w:t>e</w:t>
            </w:r>
            <w:proofErr w:type="spellEnd"/>
          </w:p>
        </w:tc>
        <w:tc>
          <w:tcPr>
            <w:tcW w:w="2250" w:type="dxa"/>
            <w:tcBorders>
              <w:top w:val="single" w:sz="4" w:space="0" w:color="auto"/>
            </w:tcBorders>
          </w:tcPr>
          <w:p w:rsidR="00487F99" w:rsidRPr="003351A3" w:rsidRDefault="00487F99">
            <w:pPr>
              <w:spacing w:after="0" w:line="240" w:lineRule="auto"/>
              <w:rPr>
                <w:rFonts w:ascii="Times New Roman" w:hAnsi="Times New Roman"/>
                <w:b/>
                <w:bCs/>
                <w:sz w:val="20"/>
                <w:szCs w:val="20"/>
              </w:rPr>
            </w:pPr>
            <w:r w:rsidRPr="003351A3">
              <w:rPr>
                <w:rFonts w:ascii="Times New Roman" w:hAnsi="Times New Roman"/>
                <w:b/>
                <w:bCs/>
                <w:sz w:val="20"/>
                <w:szCs w:val="20"/>
              </w:rPr>
              <w:t xml:space="preserve">Percentage of 6-person rural HHs that could work 0.5 irrigated </w:t>
            </w:r>
            <w:proofErr w:type="spellStart"/>
            <w:r w:rsidRPr="003351A3">
              <w:rPr>
                <w:rFonts w:ascii="Times New Roman" w:hAnsi="Times New Roman"/>
                <w:b/>
                <w:bCs/>
                <w:sz w:val="20"/>
                <w:szCs w:val="20"/>
              </w:rPr>
              <w:t>hectares</w:t>
            </w:r>
            <w:r w:rsidRPr="003351A3">
              <w:rPr>
                <w:rFonts w:ascii="Times New Roman" w:hAnsi="Times New Roman"/>
                <w:b/>
                <w:bCs/>
                <w:sz w:val="20"/>
                <w:szCs w:val="20"/>
                <w:vertAlign w:val="superscript"/>
              </w:rPr>
              <w:t>e</w:t>
            </w:r>
            <w:proofErr w:type="spellEnd"/>
          </w:p>
        </w:tc>
      </w:tr>
      <w:tr w:rsidR="00487F99" w:rsidRPr="003351A3" w:rsidTr="00795F34">
        <w:trPr>
          <w:trHeight w:val="54"/>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p>
        </w:tc>
        <w:tc>
          <w:tcPr>
            <w:tcW w:w="1440" w:type="dxa"/>
            <w:noWrap/>
            <w:tcMar>
              <w:top w:w="12"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p>
        </w:tc>
        <w:tc>
          <w:tcPr>
            <w:tcW w:w="225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p>
        </w:tc>
        <w:tc>
          <w:tcPr>
            <w:tcW w:w="2250" w:type="dxa"/>
          </w:tcPr>
          <w:p w:rsidR="00487F99" w:rsidRPr="003351A3" w:rsidRDefault="00487F99" w:rsidP="007A618E">
            <w:pPr>
              <w:spacing w:after="0" w:line="240" w:lineRule="auto"/>
              <w:rPr>
                <w:rFonts w:ascii="Times New Roman" w:hAnsi="Times New Roman"/>
                <w:sz w:val="20"/>
                <w:szCs w:val="20"/>
              </w:rPr>
            </w:pP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Low</w:t>
            </w:r>
            <w:r w:rsidR="00304058">
              <w:rPr>
                <w:rFonts w:ascii="Times New Roman" w:hAnsi="Times New Roman"/>
                <w:sz w:val="20"/>
                <w:szCs w:val="20"/>
              </w:rPr>
              <w:t>-</w:t>
            </w:r>
            <w:r w:rsidRPr="003351A3">
              <w:rPr>
                <w:rFonts w:ascii="Times New Roman" w:hAnsi="Times New Roman"/>
                <w:sz w:val="20"/>
                <w:szCs w:val="20"/>
              </w:rPr>
              <w:t>cost</w:t>
            </w: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Ethiopia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217,060</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22.7</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5.7%</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11.4%</w:t>
            </w: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Kenya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291,486</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19.7</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8.9%</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17.8%</w:t>
            </w: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Djibouti</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7</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0.2</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0.0%</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0.0%</w:t>
            </w:r>
          </w:p>
        </w:tc>
      </w:tr>
      <w:tr w:rsidR="00487F99" w:rsidRPr="003351A3" w:rsidTr="00795F34">
        <w:trPr>
          <w:trHeight w:val="315"/>
        </w:trPr>
        <w:tc>
          <w:tcPr>
            <w:tcW w:w="1002"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Somalia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14,297</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7.3</w:t>
            </w:r>
          </w:p>
        </w:tc>
        <w:tc>
          <w:tcPr>
            <w:tcW w:w="225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1.2%</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2.4%</w:t>
            </w:r>
          </w:p>
        </w:tc>
      </w:tr>
      <w:tr w:rsidR="00487F99" w:rsidRPr="003351A3" w:rsidTr="00795F34">
        <w:trPr>
          <w:trHeight w:val="315"/>
        </w:trPr>
        <w:tc>
          <w:tcPr>
            <w:tcW w:w="1002"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Total</w:t>
            </w:r>
          </w:p>
        </w:tc>
        <w:tc>
          <w:tcPr>
            <w:tcW w:w="1440" w:type="dxa"/>
            <w:noWrap/>
            <w:tcMar>
              <w:top w:w="12"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522,850</w:t>
            </w:r>
          </w:p>
        </w:tc>
        <w:tc>
          <w:tcPr>
            <w:tcW w:w="144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49.9</w:t>
            </w:r>
          </w:p>
        </w:tc>
        <w:tc>
          <w:tcPr>
            <w:tcW w:w="225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6.3%</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12.6%</w:t>
            </w:r>
          </w:p>
        </w:tc>
      </w:tr>
      <w:tr w:rsidR="00487F99" w:rsidRPr="003351A3" w:rsidTr="00795F34">
        <w:trPr>
          <w:trHeight w:val="6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p>
        </w:tc>
        <w:tc>
          <w:tcPr>
            <w:tcW w:w="2250" w:type="dxa"/>
          </w:tcPr>
          <w:p w:rsidR="00487F99" w:rsidRPr="003351A3" w:rsidRDefault="00487F99" w:rsidP="00795F34">
            <w:pPr>
              <w:spacing w:after="0" w:line="240" w:lineRule="auto"/>
              <w:rPr>
                <w:rFonts w:ascii="Times New Roman" w:hAnsi="Times New Roman"/>
                <w:sz w:val="20"/>
                <w:szCs w:val="20"/>
              </w:rPr>
            </w:pP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Medium</w:t>
            </w:r>
            <w:r w:rsidR="00304058">
              <w:rPr>
                <w:rFonts w:ascii="Times New Roman" w:hAnsi="Times New Roman"/>
                <w:sz w:val="20"/>
                <w:szCs w:val="20"/>
              </w:rPr>
              <w:t>-</w:t>
            </w: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Ethiopia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159,568</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23</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4.2%</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8.4%</w:t>
            </w: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EB0BB6" w:rsidP="0007219B">
            <w:pPr>
              <w:spacing w:after="0" w:line="240" w:lineRule="auto"/>
              <w:rPr>
                <w:rFonts w:ascii="Times New Roman" w:hAnsi="Times New Roman"/>
                <w:sz w:val="20"/>
                <w:szCs w:val="20"/>
              </w:rPr>
            </w:pPr>
            <w:r>
              <w:rPr>
                <w:rFonts w:ascii="Times New Roman" w:hAnsi="Times New Roman"/>
                <w:sz w:val="20"/>
                <w:szCs w:val="20"/>
              </w:rPr>
              <w:t>c</w:t>
            </w:r>
            <w:r w:rsidR="00487F99" w:rsidRPr="003351A3">
              <w:rPr>
                <w:rFonts w:ascii="Times New Roman" w:hAnsi="Times New Roman"/>
                <w:sz w:val="20"/>
                <w:szCs w:val="20"/>
              </w:rPr>
              <w:t>ost</w:t>
            </w: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Kenya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152,869</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20</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4.7%</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9.4%</w:t>
            </w: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Djibouti</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7</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0.0%</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0.0%</w:t>
            </w:r>
          </w:p>
        </w:tc>
      </w:tr>
      <w:tr w:rsidR="00487F99" w:rsidRPr="003351A3" w:rsidTr="00795F34">
        <w:trPr>
          <w:trHeight w:val="315"/>
        </w:trPr>
        <w:tc>
          <w:tcPr>
            <w:tcW w:w="1002"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Somalia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8,245</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7</w:t>
            </w:r>
          </w:p>
        </w:tc>
        <w:tc>
          <w:tcPr>
            <w:tcW w:w="225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0.7%</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1.4%</w:t>
            </w:r>
          </w:p>
        </w:tc>
      </w:tr>
      <w:tr w:rsidR="00487F99" w:rsidRPr="003351A3" w:rsidTr="00795F34">
        <w:trPr>
          <w:trHeight w:val="315"/>
        </w:trPr>
        <w:tc>
          <w:tcPr>
            <w:tcW w:w="1002"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Total</w:t>
            </w:r>
          </w:p>
        </w:tc>
        <w:tc>
          <w:tcPr>
            <w:tcW w:w="1440" w:type="dxa"/>
            <w:noWrap/>
            <w:tcMar>
              <w:top w:w="12"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320,689</w:t>
            </w:r>
          </w:p>
        </w:tc>
        <w:tc>
          <w:tcPr>
            <w:tcW w:w="144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50</w:t>
            </w:r>
          </w:p>
        </w:tc>
        <w:tc>
          <w:tcPr>
            <w:tcW w:w="225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3.9%</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7.8%</w:t>
            </w:r>
          </w:p>
        </w:tc>
      </w:tr>
      <w:tr w:rsidR="00487F99" w:rsidRPr="003351A3" w:rsidTr="00795F34">
        <w:trPr>
          <w:trHeight w:val="54"/>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p>
        </w:tc>
        <w:tc>
          <w:tcPr>
            <w:tcW w:w="2250" w:type="dxa"/>
          </w:tcPr>
          <w:p w:rsidR="00487F99" w:rsidRPr="003351A3" w:rsidRDefault="00487F99" w:rsidP="00795F34">
            <w:pPr>
              <w:spacing w:after="0" w:line="240" w:lineRule="auto"/>
              <w:rPr>
                <w:rFonts w:ascii="Times New Roman" w:hAnsi="Times New Roman"/>
                <w:sz w:val="20"/>
                <w:szCs w:val="20"/>
              </w:rPr>
            </w:pP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High</w:t>
            </w:r>
            <w:r w:rsidR="00304058">
              <w:rPr>
                <w:rFonts w:ascii="Times New Roman" w:hAnsi="Times New Roman"/>
                <w:sz w:val="20"/>
                <w:szCs w:val="20"/>
              </w:rPr>
              <w:t>-</w:t>
            </w: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Ethiopia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156,030</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23</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4.1%</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8.2%</w:t>
            </w: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cost</w:t>
            </w: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Kenya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108,762</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20</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3.3%</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6.6%</w:t>
            </w:r>
          </w:p>
        </w:tc>
      </w:tr>
      <w:tr w:rsidR="00487F99" w:rsidRPr="003351A3" w:rsidTr="00795F34">
        <w:trPr>
          <w:trHeight w:val="300"/>
        </w:trPr>
        <w:tc>
          <w:tcPr>
            <w:tcW w:w="1002"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0"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Djibouti</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0</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w:t>
            </w:r>
          </w:p>
        </w:tc>
        <w:tc>
          <w:tcPr>
            <w:tcW w:w="2250" w:type="dxa"/>
            <w:noWrap/>
            <w:tcMar>
              <w:top w:w="0"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0.0%</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0.0%</w:t>
            </w:r>
          </w:p>
        </w:tc>
      </w:tr>
      <w:tr w:rsidR="00487F99" w:rsidRPr="003351A3" w:rsidTr="00795F34">
        <w:trPr>
          <w:trHeight w:val="315"/>
        </w:trPr>
        <w:tc>
          <w:tcPr>
            <w:tcW w:w="1002"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Somalia</w:t>
            </w:r>
          </w:p>
        </w:tc>
        <w:tc>
          <w:tcPr>
            <w:tcW w:w="1440" w:type="dxa"/>
            <w:noWrap/>
            <w:tcMar>
              <w:top w:w="0"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1,293</w:t>
            </w:r>
          </w:p>
        </w:tc>
        <w:tc>
          <w:tcPr>
            <w:tcW w:w="1440" w:type="dxa"/>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7</w:t>
            </w:r>
          </w:p>
        </w:tc>
        <w:tc>
          <w:tcPr>
            <w:tcW w:w="2250" w:type="dxa"/>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0.1%</w:t>
            </w:r>
          </w:p>
        </w:tc>
        <w:tc>
          <w:tcPr>
            <w:tcW w:w="2250" w:type="dxa"/>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0.2%</w:t>
            </w:r>
          </w:p>
        </w:tc>
      </w:tr>
      <w:tr w:rsidR="00487F99" w:rsidRPr="003351A3" w:rsidTr="00795F34">
        <w:trPr>
          <w:trHeight w:val="315"/>
        </w:trPr>
        <w:tc>
          <w:tcPr>
            <w:tcW w:w="1002" w:type="dxa"/>
            <w:tcBorders>
              <w:bottom w:val="single" w:sz="4" w:space="0" w:color="auto"/>
            </w:tcBorders>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p>
        </w:tc>
        <w:tc>
          <w:tcPr>
            <w:tcW w:w="990" w:type="dxa"/>
            <w:tcBorders>
              <w:bottom w:val="single" w:sz="4" w:space="0" w:color="auto"/>
            </w:tcBorders>
            <w:noWrap/>
            <w:tcMar>
              <w:top w:w="12" w:type="dxa"/>
              <w:left w:w="12" w:type="dxa"/>
              <w:bottom w:w="0" w:type="dxa"/>
              <w:right w:w="12" w:type="dxa"/>
            </w:tcMar>
          </w:tcPr>
          <w:p w:rsidR="00487F99" w:rsidRPr="003351A3" w:rsidRDefault="00487F99" w:rsidP="0007219B">
            <w:pPr>
              <w:spacing w:after="0" w:line="240" w:lineRule="auto"/>
              <w:rPr>
                <w:rFonts w:ascii="Times New Roman" w:hAnsi="Times New Roman"/>
                <w:sz w:val="20"/>
                <w:szCs w:val="20"/>
              </w:rPr>
            </w:pPr>
            <w:r w:rsidRPr="003351A3">
              <w:rPr>
                <w:rFonts w:ascii="Times New Roman" w:hAnsi="Times New Roman"/>
                <w:sz w:val="20"/>
                <w:szCs w:val="20"/>
              </w:rPr>
              <w:t>Total</w:t>
            </w:r>
          </w:p>
        </w:tc>
        <w:tc>
          <w:tcPr>
            <w:tcW w:w="1440" w:type="dxa"/>
            <w:tcBorders>
              <w:bottom w:val="single" w:sz="4" w:space="0" w:color="auto"/>
            </w:tcBorders>
            <w:noWrap/>
            <w:tcMar>
              <w:top w:w="12" w:type="dxa"/>
              <w:left w:w="12" w:type="dxa"/>
              <w:bottom w:w="0" w:type="dxa"/>
              <w:right w:w="12" w:type="dxa"/>
            </w:tcMar>
          </w:tcPr>
          <w:p w:rsidR="00487F99" w:rsidRPr="003351A3" w:rsidRDefault="00487F99" w:rsidP="007A618E">
            <w:pPr>
              <w:spacing w:after="0" w:line="240" w:lineRule="auto"/>
              <w:rPr>
                <w:rFonts w:ascii="Times New Roman" w:hAnsi="Times New Roman"/>
                <w:sz w:val="20"/>
                <w:szCs w:val="20"/>
              </w:rPr>
            </w:pPr>
            <w:r w:rsidRPr="003351A3">
              <w:rPr>
                <w:rFonts w:ascii="Times New Roman" w:hAnsi="Times New Roman"/>
                <w:sz w:val="20"/>
                <w:szCs w:val="20"/>
              </w:rPr>
              <w:t>266,085</w:t>
            </w:r>
          </w:p>
        </w:tc>
        <w:tc>
          <w:tcPr>
            <w:tcW w:w="1440" w:type="dxa"/>
            <w:tcBorders>
              <w:bottom w:val="single" w:sz="4" w:space="0" w:color="auto"/>
            </w:tcBorders>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50</w:t>
            </w:r>
          </w:p>
        </w:tc>
        <w:tc>
          <w:tcPr>
            <w:tcW w:w="2250" w:type="dxa"/>
            <w:tcBorders>
              <w:bottom w:val="single" w:sz="4" w:space="0" w:color="auto"/>
            </w:tcBorders>
            <w:noWrap/>
            <w:tcMar>
              <w:top w:w="12" w:type="dxa"/>
              <w:left w:w="12" w:type="dxa"/>
              <w:bottom w:w="0" w:type="dxa"/>
              <w:right w:w="12" w:type="dxa"/>
            </w:tcMar>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3.2%</w:t>
            </w:r>
          </w:p>
        </w:tc>
        <w:tc>
          <w:tcPr>
            <w:tcW w:w="2250" w:type="dxa"/>
            <w:tcBorders>
              <w:bottom w:val="single" w:sz="4" w:space="0" w:color="auto"/>
            </w:tcBorders>
          </w:tcPr>
          <w:p w:rsidR="00487F99" w:rsidRPr="003351A3" w:rsidRDefault="00487F99" w:rsidP="00795F34">
            <w:pPr>
              <w:spacing w:after="0" w:line="240" w:lineRule="auto"/>
              <w:rPr>
                <w:rFonts w:ascii="Times New Roman" w:hAnsi="Times New Roman"/>
                <w:sz w:val="20"/>
                <w:szCs w:val="20"/>
              </w:rPr>
            </w:pPr>
            <w:r w:rsidRPr="003351A3">
              <w:rPr>
                <w:rFonts w:ascii="Times New Roman" w:hAnsi="Times New Roman"/>
                <w:sz w:val="20"/>
                <w:szCs w:val="20"/>
              </w:rPr>
              <w:t>6.4%</w:t>
            </w:r>
          </w:p>
        </w:tc>
      </w:tr>
    </w:tbl>
    <w:p w:rsidR="00487F99" w:rsidRPr="003351A3" w:rsidRDefault="00487F99" w:rsidP="00A73671">
      <w:pPr>
        <w:spacing w:after="120" w:line="240" w:lineRule="auto"/>
        <w:jc w:val="both"/>
        <w:rPr>
          <w:rFonts w:ascii="Times New Roman" w:hAnsi="Times New Roman"/>
          <w:sz w:val="18"/>
          <w:szCs w:val="18"/>
        </w:rPr>
      </w:pPr>
      <w:r w:rsidRPr="003351A3">
        <w:rPr>
          <w:rFonts w:ascii="Times New Roman" w:hAnsi="Times New Roman"/>
          <w:sz w:val="18"/>
          <w:szCs w:val="18"/>
        </w:rPr>
        <w:t xml:space="preserve">Source: Authors’ estimates based on the data and methods described </w:t>
      </w:r>
      <w:r w:rsidR="00E731FD">
        <w:rPr>
          <w:rFonts w:ascii="Times New Roman" w:hAnsi="Times New Roman"/>
          <w:sz w:val="18"/>
          <w:szCs w:val="18"/>
        </w:rPr>
        <w:t>by</w:t>
      </w:r>
      <w:r w:rsidR="00E731FD" w:rsidRPr="003351A3">
        <w:rPr>
          <w:rFonts w:ascii="Times New Roman" w:hAnsi="Times New Roman"/>
          <w:sz w:val="18"/>
          <w:szCs w:val="18"/>
        </w:rPr>
        <w:t xml:space="preserve"> </w:t>
      </w:r>
      <w:r w:rsidRPr="003351A3">
        <w:rPr>
          <w:rFonts w:ascii="Times New Roman" w:hAnsi="Times New Roman"/>
          <w:sz w:val="18"/>
          <w:szCs w:val="18"/>
        </w:rPr>
        <w:t>Liang et al. (forthcoming).</w:t>
      </w:r>
    </w:p>
    <w:p w:rsidR="00487F99" w:rsidRPr="003351A3" w:rsidRDefault="00487F99" w:rsidP="00A73671">
      <w:pPr>
        <w:spacing w:after="120" w:line="240" w:lineRule="auto"/>
        <w:jc w:val="both"/>
        <w:rPr>
          <w:rFonts w:ascii="Times New Roman" w:hAnsi="Times New Roman"/>
          <w:sz w:val="18"/>
          <w:szCs w:val="18"/>
        </w:rPr>
      </w:pPr>
      <w:r w:rsidRPr="003351A3">
        <w:rPr>
          <w:rFonts w:ascii="Times New Roman" w:hAnsi="Times New Roman"/>
          <w:sz w:val="18"/>
          <w:szCs w:val="18"/>
        </w:rPr>
        <w:t xml:space="preserve">Notes: a. Lowland areas are defined as those </w:t>
      </w:r>
      <w:r w:rsidR="00EB0BB6">
        <w:rPr>
          <w:rFonts w:ascii="Times New Roman" w:hAnsi="Times New Roman"/>
          <w:sz w:val="18"/>
          <w:szCs w:val="18"/>
        </w:rPr>
        <w:t>less than</w:t>
      </w:r>
      <w:r w:rsidR="00EB0BB6" w:rsidRPr="003351A3">
        <w:rPr>
          <w:rFonts w:ascii="Times New Roman" w:hAnsi="Times New Roman"/>
          <w:sz w:val="18"/>
          <w:szCs w:val="18"/>
        </w:rPr>
        <w:t xml:space="preserve"> </w:t>
      </w:r>
      <w:r w:rsidRPr="003351A3">
        <w:rPr>
          <w:rFonts w:ascii="Times New Roman" w:hAnsi="Times New Roman"/>
          <w:sz w:val="18"/>
          <w:szCs w:val="18"/>
        </w:rPr>
        <w:t>1</w:t>
      </w:r>
      <w:r w:rsidR="00EB0BB6">
        <w:rPr>
          <w:rFonts w:ascii="Times New Roman" w:hAnsi="Times New Roman"/>
          <w:sz w:val="18"/>
          <w:szCs w:val="18"/>
        </w:rPr>
        <w:t>,</w:t>
      </w:r>
      <w:r w:rsidRPr="003351A3">
        <w:rPr>
          <w:rFonts w:ascii="Times New Roman" w:hAnsi="Times New Roman"/>
          <w:sz w:val="18"/>
          <w:szCs w:val="18"/>
        </w:rPr>
        <w:t>500 meters</w:t>
      </w:r>
      <w:ins w:id="416" w:author="Author">
        <w:r w:rsidR="00EB0BB6">
          <w:rPr>
            <w:rFonts w:ascii="Times New Roman" w:hAnsi="Times New Roman"/>
            <w:sz w:val="18"/>
            <w:szCs w:val="18"/>
          </w:rPr>
          <w:t xml:space="preserve"> in altitude</w:t>
        </w:r>
      </w:ins>
      <w:r w:rsidRPr="003351A3">
        <w:rPr>
          <w:rFonts w:ascii="Times New Roman" w:hAnsi="Times New Roman"/>
          <w:sz w:val="18"/>
          <w:szCs w:val="18"/>
        </w:rPr>
        <w:t xml:space="preserve">. This </w:t>
      </w:r>
      <w:r w:rsidR="00EB0BB6" w:rsidRPr="003351A3">
        <w:rPr>
          <w:rFonts w:ascii="Times New Roman" w:hAnsi="Times New Roman"/>
          <w:sz w:val="18"/>
          <w:szCs w:val="18"/>
        </w:rPr>
        <w:t>criteri</w:t>
      </w:r>
      <w:r w:rsidR="00EB0BB6">
        <w:rPr>
          <w:rFonts w:ascii="Times New Roman" w:hAnsi="Times New Roman"/>
          <w:sz w:val="18"/>
          <w:szCs w:val="18"/>
        </w:rPr>
        <w:t>on</w:t>
      </w:r>
      <w:r w:rsidR="00EB0BB6" w:rsidRPr="003351A3">
        <w:rPr>
          <w:rFonts w:ascii="Times New Roman" w:hAnsi="Times New Roman"/>
          <w:sz w:val="18"/>
          <w:szCs w:val="18"/>
        </w:rPr>
        <w:t xml:space="preserve"> </w:t>
      </w:r>
      <w:r w:rsidRPr="003351A3">
        <w:rPr>
          <w:rFonts w:ascii="Times New Roman" w:hAnsi="Times New Roman"/>
          <w:sz w:val="18"/>
          <w:szCs w:val="18"/>
        </w:rPr>
        <w:t>precludes some irrigable parts of Somali region (</w:t>
      </w:r>
      <w:r w:rsidR="004933B4">
        <w:rPr>
          <w:rFonts w:ascii="Times New Roman" w:hAnsi="Times New Roman"/>
          <w:sz w:val="18"/>
          <w:szCs w:val="18"/>
        </w:rPr>
        <w:t>for example,</w:t>
      </w:r>
      <w:r w:rsidRPr="003351A3">
        <w:rPr>
          <w:rFonts w:ascii="Times New Roman" w:hAnsi="Times New Roman"/>
          <w:sz w:val="18"/>
          <w:szCs w:val="18"/>
        </w:rPr>
        <w:t xml:space="preserve"> around </w:t>
      </w:r>
      <w:proofErr w:type="spellStart"/>
      <w:r w:rsidRPr="003351A3">
        <w:rPr>
          <w:rFonts w:ascii="Times New Roman" w:hAnsi="Times New Roman"/>
          <w:sz w:val="18"/>
          <w:szCs w:val="18"/>
        </w:rPr>
        <w:t>Jijiga</w:t>
      </w:r>
      <w:proofErr w:type="spellEnd"/>
      <w:r w:rsidRPr="003351A3">
        <w:rPr>
          <w:rFonts w:ascii="Times New Roman" w:hAnsi="Times New Roman"/>
          <w:sz w:val="18"/>
          <w:szCs w:val="18"/>
        </w:rPr>
        <w:t>) and Afar that are slightly above 1</w:t>
      </w:r>
      <w:r w:rsidR="00EB0BB6">
        <w:rPr>
          <w:rFonts w:ascii="Times New Roman" w:hAnsi="Times New Roman"/>
          <w:sz w:val="18"/>
          <w:szCs w:val="18"/>
        </w:rPr>
        <w:t>,</w:t>
      </w:r>
      <w:r w:rsidRPr="003351A3">
        <w:rPr>
          <w:rFonts w:ascii="Times New Roman" w:hAnsi="Times New Roman"/>
          <w:sz w:val="18"/>
          <w:szCs w:val="18"/>
        </w:rPr>
        <w:t>500 meters, as well as some areas of Kenya that are not predominantly pastoralist.</w:t>
      </w:r>
      <w:r w:rsidR="003351A3" w:rsidRPr="003351A3">
        <w:rPr>
          <w:rFonts w:ascii="Times New Roman" w:hAnsi="Times New Roman"/>
          <w:sz w:val="18"/>
          <w:szCs w:val="18"/>
        </w:rPr>
        <w:t xml:space="preserve"> </w:t>
      </w:r>
      <w:del w:id="417" w:author="Author">
        <w:r w:rsidRPr="003351A3" w:rsidDel="00304058">
          <w:rPr>
            <w:rFonts w:ascii="Times New Roman" w:hAnsi="Times New Roman"/>
            <w:sz w:val="18"/>
            <w:szCs w:val="18"/>
          </w:rPr>
          <w:delText>b. Large</w:delText>
        </w:r>
        <w:r w:rsidRPr="003351A3" w:rsidDel="00EB0BB6">
          <w:rPr>
            <w:rFonts w:ascii="Times New Roman" w:hAnsi="Times New Roman"/>
            <w:sz w:val="18"/>
            <w:szCs w:val="18"/>
          </w:rPr>
          <w:delText xml:space="preserve"> </w:delText>
        </w:r>
        <w:r w:rsidRPr="003351A3" w:rsidDel="00304058">
          <w:rPr>
            <w:rFonts w:ascii="Times New Roman" w:hAnsi="Times New Roman"/>
            <w:sz w:val="18"/>
            <w:szCs w:val="18"/>
          </w:rPr>
          <w:delText>scale irrigation consists of major dams already in construction or at least planned. Since there are no such dams planned or under construction in lowland Djibouti and Somalia the estimates of increased area are zero.</w:delText>
        </w:r>
        <w:r w:rsidR="003351A3" w:rsidRPr="003351A3" w:rsidDel="00304058">
          <w:rPr>
            <w:rFonts w:ascii="Times New Roman" w:hAnsi="Times New Roman"/>
            <w:sz w:val="18"/>
            <w:szCs w:val="18"/>
          </w:rPr>
          <w:delText xml:space="preserve"> </w:delText>
        </w:r>
      </w:del>
      <w:proofErr w:type="gramStart"/>
      <w:ins w:id="418" w:author="Author">
        <w:r w:rsidR="00304058">
          <w:rPr>
            <w:rFonts w:ascii="Times New Roman" w:hAnsi="Times New Roman"/>
            <w:sz w:val="18"/>
            <w:szCs w:val="18"/>
          </w:rPr>
          <w:t>b</w:t>
        </w:r>
      </w:ins>
      <w:proofErr w:type="gramEnd"/>
      <w:del w:id="419" w:author="Author">
        <w:r w:rsidRPr="003351A3" w:rsidDel="00304058">
          <w:rPr>
            <w:rFonts w:ascii="Times New Roman" w:hAnsi="Times New Roman"/>
            <w:sz w:val="18"/>
            <w:szCs w:val="18"/>
          </w:rPr>
          <w:delText>c</w:delText>
        </w:r>
      </w:del>
      <w:r w:rsidRPr="003351A3">
        <w:rPr>
          <w:rFonts w:ascii="Times New Roman" w:hAnsi="Times New Roman"/>
          <w:sz w:val="18"/>
          <w:szCs w:val="18"/>
        </w:rPr>
        <w:t>. The low</w:t>
      </w:r>
      <w:r w:rsidR="00304058">
        <w:rPr>
          <w:rFonts w:ascii="Times New Roman" w:hAnsi="Times New Roman"/>
          <w:sz w:val="18"/>
          <w:szCs w:val="18"/>
        </w:rPr>
        <w:t>-</w:t>
      </w:r>
      <w:r w:rsidRPr="003351A3">
        <w:rPr>
          <w:rFonts w:ascii="Times New Roman" w:hAnsi="Times New Roman"/>
          <w:sz w:val="18"/>
          <w:szCs w:val="18"/>
        </w:rPr>
        <w:t>, medium</w:t>
      </w:r>
      <w:r w:rsidR="00304058">
        <w:rPr>
          <w:rFonts w:ascii="Times New Roman" w:hAnsi="Times New Roman"/>
          <w:sz w:val="18"/>
          <w:szCs w:val="18"/>
        </w:rPr>
        <w:t>-,</w:t>
      </w:r>
      <w:r w:rsidRPr="003351A3">
        <w:rPr>
          <w:rFonts w:ascii="Times New Roman" w:hAnsi="Times New Roman"/>
          <w:sz w:val="18"/>
          <w:szCs w:val="18"/>
        </w:rPr>
        <w:t xml:space="preserve"> and high</w:t>
      </w:r>
      <w:r w:rsidR="00304058">
        <w:rPr>
          <w:rFonts w:ascii="Times New Roman" w:hAnsi="Times New Roman"/>
          <w:sz w:val="18"/>
          <w:szCs w:val="18"/>
        </w:rPr>
        <w:t>-</w:t>
      </w:r>
      <w:r w:rsidRPr="003351A3">
        <w:rPr>
          <w:rFonts w:ascii="Times New Roman" w:hAnsi="Times New Roman"/>
          <w:sz w:val="18"/>
          <w:szCs w:val="18"/>
        </w:rPr>
        <w:t>cost scenarios</w:t>
      </w:r>
      <w:r w:rsidR="00304058">
        <w:rPr>
          <w:rFonts w:ascii="Times New Roman" w:hAnsi="Times New Roman"/>
          <w:sz w:val="18"/>
          <w:szCs w:val="18"/>
        </w:rPr>
        <w:t>,</w:t>
      </w:r>
      <w:r w:rsidRPr="003351A3">
        <w:rPr>
          <w:rFonts w:ascii="Times New Roman" w:hAnsi="Times New Roman"/>
          <w:sz w:val="18"/>
          <w:szCs w:val="18"/>
        </w:rPr>
        <w:t xml:space="preserve"> in USD per hectare</w:t>
      </w:r>
      <w:r w:rsidR="00304058">
        <w:rPr>
          <w:rFonts w:ascii="Times New Roman" w:hAnsi="Times New Roman"/>
          <w:sz w:val="18"/>
          <w:szCs w:val="18"/>
        </w:rPr>
        <w:t>,</w:t>
      </w:r>
      <w:r w:rsidRPr="003351A3">
        <w:rPr>
          <w:rFonts w:ascii="Times New Roman" w:hAnsi="Times New Roman"/>
          <w:sz w:val="18"/>
          <w:szCs w:val="18"/>
        </w:rPr>
        <w:t xml:space="preserve"> are</w:t>
      </w:r>
      <w:ins w:id="420" w:author="Author">
        <w:r w:rsidR="00304058">
          <w:rPr>
            <w:rFonts w:ascii="Times New Roman" w:hAnsi="Times New Roman"/>
            <w:sz w:val="18"/>
            <w:szCs w:val="18"/>
          </w:rPr>
          <w:t>, respectively,</w:t>
        </w:r>
      </w:ins>
      <w:r w:rsidRPr="003351A3">
        <w:rPr>
          <w:rFonts w:ascii="Times New Roman" w:hAnsi="Times New Roman"/>
          <w:sz w:val="18"/>
          <w:szCs w:val="18"/>
        </w:rPr>
        <w:t xml:space="preserve"> $600, $2</w:t>
      </w:r>
      <w:ins w:id="421" w:author="Author">
        <w:r w:rsidR="00304058">
          <w:rPr>
            <w:rFonts w:ascii="Times New Roman" w:hAnsi="Times New Roman"/>
            <w:sz w:val="18"/>
            <w:szCs w:val="18"/>
          </w:rPr>
          <w:t>,</w:t>
        </w:r>
      </w:ins>
      <w:r w:rsidRPr="003351A3">
        <w:rPr>
          <w:rFonts w:ascii="Times New Roman" w:hAnsi="Times New Roman"/>
          <w:sz w:val="18"/>
          <w:szCs w:val="18"/>
        </w:rPr>
        <w:t xml:space="preserve">000, </w:t>
      </w:r>
      <w:r w:rsidR="00C93524">
        <w:rPr>
          <w:rFonts w:ascii="Times New Roman" w:hAnsi="Times New Roman"/>
          <w:sz w:val="18"/>
          <w:szCs w:val="18"/>
        </w:rPr>
        <w:t xml:space="preserve">and </w:t>
      </w:r>
      <w:r w:rsidRPr="003351A3">
        <w:rPr>
          <w:rFonts w:ascii="Times New Roman" w:hAnsi="Times New Roman"/>
          <w:sz w:val="18"/>
          <w:szCs w:val="18"/>
        </w:rPr>
        <w:t>$5</w:t>
      </w:r>
      <w:r w:rsidR="00304058">
        <w:rPr>
          <w:rFonts w:ascii="Times New Roman" w:hAnsi="Times New Roman"/>
          <w:sz w:val="18"/>
          <w:szCs w:val="18"/>
        </w:rPr>
        <w:t>,</w:t>
      </w:r>
      <w:r w:rsidRPr="003351A3">
        <w:rPr>
          <w:rFonts w:ascii="Times New Roman" w:hAnsi="Times New Roman"/>
          <w:sz w:val="18"/>
          <w:szCs w:val="18"/>
        </w:rPr>
        <w:t>000 for small</w:t>
      </w:r>
      <w:r w:rsidR="00304058">
        <w:rPr>
          <w:rFonts w:ascii="Times New Roman" w:hAnsi="Times New Roman"/>
          <w:sz w:val="18"/>
          <w:szCs w:val="18"/>
        </w:rPr>
        <w:t>-</w:t>
      </w:r>
      <w:r w:rsidRPr="003351A3">
        <w:rPr>
          <w:rFonts w:ascii="Times New Roman" w:hAnsi="Times New Roman"/>
          <w:sz w:val="18"/>
          <w:szCs w:val="18"/>
        </w:rPr>
        <w:t>scale irrigation and $3</w:t>
      </w:r>
      <w:r w:rsidR="00304058">
        <w:rPr>
          <w:rFonts w:ascii="Times New Roman" w:hAnsi="Times New Roman"/>
          <w:sz w:val="18"/>
          <w:szCs w:val="18"/>
        </w:rPr>
        <w:t>,</w:t>
      </w:r>
      <w:r w:rsidRPr="003351A3">
        <w:rPr>
          <w:rFonts w:ascii="Times New Roman" w:hAnsi="Times New Roman"/>
          <w:sz w:val="18"/>
          <w:szCs w:val="18"/>
        </w:rPr>
        <w:t>000, $6</w:t>
      </w:r>
      <w:r w:rsidR="00304058">
        <w:rPr>
          <w:rFonts w:ascii="Times New Roman" w:hAnsi="Times New Roman"/>
          <w:sz w:val="18"/>
          <w:szCs w:val="18"/>
        </w:rPr>
        <w:t>,</w:t>
      </w:r>
      <w:r w:rsidRPr="003351A3">
        <w:rPr>
          <w:rFonts w:ascii="Times New Roman" w:hAnsi="Times New Roman"/>
          <w:sz w:val="18"/>
          <w:szCs w:val="18"/>
        </w:rPr>
        <w:t>000, and $8</w:t>
      </w:r>
      <w:r w:rsidR="00304058">
        <w:rPr>
          <w:rFonts w:ascii="Times New Roman" w:hAnsi="Times New Roman"/>
          <w:sz w:val="18"/>
          <w:szCs w:val="18"/>
        </w:rPr>
        <w:t>,</w:t>
      </w:r>
      <w:r w:rsidRPr="003351A3">
        <w:rPr>
          <w:rFonts w:ascii="Times New Roman" w:hAnsi="Times New Roman"/>
          <w:sz w:val="18"/>
          <w:szCs w:val="18"/>
        </w:rPr>
        <w:t>000 for large</w:t>
      </w:r>
      <w:r w:rsidR="00304058">
        <w:rPr>
          <w:rFonts w:ascii="Times New Roman" w:hAnsi="Times New Roman"/>
          <w:sz w:val="18"/>
          <w:szCs w:val="18"/>
        </w:rPr>
        <w:t>-</w:t>
      </w:r>
      <w:r w:rsidRPr="003351A3">
        <w:rPr>
          <w:rFonts w:ascii="Times New Roman" w:hAnsi="Times New Roman"/>
          <w:sz w:val="18"/>
          <w:szCs w:val="18"/>
        </w:rPr>
        <w:t xml:space="preserve">scale irrigation. See Liang et al (forthcoming) for more details. </w:t>
      </w:r>
      <w:ins w:id="422" w:author="Author">
        <w:r w:rsidR="00304058">
          <w:rPr>
            <w:rFonts w:ascii="Times New Roman" w:hAnsi="Times New Roman"/>
            <w:sz w:val="18"/>
            <w:szCs w:val="18"/>
          </w:rPr>
          <w:t>c</w:t>
        </w:r>
        <w:r w:rsidR="00304058" w:rsidRPr="003351A3">
          <w:rPr>
            <w:rFonts w:ascii="Times New Roman" w:hAnsi="Times New Roman"/>
            <w:sz w:val="18"/>
            <w:szCs w:val="18"/>
          </w:rPr>
          <w:t>. Large</w:t>
        </w:r>
        <w:r w:rsidR="00304058">
          <w:rPr>
            <w:rFonts w:ascii="Times New Roman" w:hAnsi="Times New Roman"/>
            <w:sz w:val="18"/>
            <w:szCs w:val="18"/>
          </w:rPr>
          <w:t>-</w:t>
        </w:r>
        <w:r w:rsidR="00304058" w:rsidRPr="003351A3">
          <w:rPr>
            <w:rFonts w:ascii="Times New Roman" w:hAnsi="Times New Roman"/>
            <w:sz w:val="18"/>
            <w:szCs w:val="18"/>
          </w:rPr>
          <w:t>scale irrigation consists of major dams already in construction or at least planned. Since there are no such dams planned or under construction in lowland Djibouti and Somalia</w:t>
        </w:r>
        <w:r w:rsidR="00304058">
          <w:rPr>
            <w:rFonts w:ascii="Times New Roman" w:hAnsi="Times New Roman"/>
            <w:sz w:val="18"/>
            <w:szCs w:val="18"/>
          </w:rPr>
          <w:t>,</w:t>
        </w:r>
        <w:r w:rsidR="00304058" w:rsidRPr="003351A3">
          <w:rPr>
            <w:rFonts w:ascii="Times New Roman" w:hAnsi="Times New Roman"/>
            <w:sz w:val="18"/>
            <w:szCs w:val="18"/>
          </w:rPr>
          <w:t xml:space="preserve"> the estimates of increased area are zero. </w:t>
        </w:r>
      </w:ins>
      <w:r w:rsidRPr="003351A3">
        <w:rPr>
          <w:rFonts w:ascii="Times New Roman" w:hAnsi="Times New Roman"/>
          <w:sz w:val="18"/>
          <w:szCs w:val="18"/>
        </w:rPr>
        <w:t>d. ASAL population figures are derived from 2005 GIS data (</w:t>
      </w:r>
      <w:r w:rsidR="00450E18">
        <w:rPr>
          <w:rFonts w:ascii="Times New Roman" w:hAnsi="Times New Roman"/>
          <w:sz w:val="18"/>
          <w:szCs w:val="18"/>
        </w:rPr>
        <w:t xml:space="preserve">Global Rural Urban Mapping Project, </w:t>
      </w:r>
      <w:commentRangeStart w:id="423"/>
      <w:r w:rsidRPr="003351A3">
        <w:rPr>
          <w:rFonts w:ascii="Times New Roman" w:hAnsi="Times New Roman"/>
          <w:sz w:val="18"/>
          <w:szCs w:val="18"/>
        </w:rPr>
        <w:t>GRUMP</w:t>
      </w:r>
      <w:commentRangeEnd w:id="423"/>
      <w:r w:rsidR="00304058">
        <w:rPr>
          <w:rStyle w:val="CommentReference"/>
        </w:rPr>
        <w:commentReference w:id="423"/>
      </w:r>
      <w:r w:rsidRPr="003351A3">
        <w:rPr>
          <w:rFonts w:ascii="Times New Roman" w:hAnsi="Times New Roman"/>
          <w:sz w:val="18"/>
          <w:szCs w:val="18"/>
        </w:rPr>
        <w:t xml:space="preserve">) broken up into rural and urban population for areas </w:t>
      </w:r>
      <w:del w:id="424" w:author="Author">
        <w:r w:rsidRPr="003351A3" w:rsidDel="00304058">
          <w:rPr>
            <w:rFonts w:ascii="Times New Roman" w:hAnsi="Times New Roman"/>
            <w:sz w:val="18"/>
            <w:szCs w:val="18"/>
          </w:rPr>
          <w:delText xml:space="preserve">under </w:delText>
        </w:r>
      </w:del>
      <w:ins w:id="425" w:author="Author">
        <w:r w:rsidR="00304058">
          <w:rPr>
            <w:rFonts w:ascii="Times New Roman" w:hAnsi="Times New Roman"/>
            <w:sz w:val="18"/>
            <w:szCs w:val="18"/>
          </w:rPr>
          <w:t>less than</w:t>
        </w:r>
        <w:r w:rsidR="00304058" w:rsidRPr="003351A3">
          <w:rPr>
            <w:rFonts w:ascii="Times New Roman" w:hAnsi="Times New Roman"/>
            <w:sz w:val="18"/>
            <w:szCs w:val="18"/>
          </w:rPr>
          <w:t xml:space="preserve"> </w:t>
        </w:r>
      </w:ins>
      <w:r w:rsidRPr="003351A3">
        <w:rPr>
          <w:rFonts w:ascii="Times New Roman" w:hAnsi="Times New Roman"/>
          <w:sz w:val="18"/>
          <w:szCs w:val="18"/>
        </w:rPr>
        <w:t>1</w:t>
      </w:r>
      <w:ins w:id="426" w:author="Author">
        <w:r w:rsidR="00304058">
          <w:rPr>
            <w:rFonts w:ascii="Times New Roman" w:hAnsi="Times New Roman"/>
            <w:sz w:val="18"/>
            <w:szCs w:val="18"/>
          </w:rPr>
          <w:t>,</w:t>
        </w:r>
      </w:ins>
      <w:r w:rsidRPr="003351A3">
        <w:rPr>
          <w:rFonts w:ascii="Times New Roman" w:hAnsi="Times New Roman"/>
          <w:sz w:val="18"/>
          <w:szCs w:val="18"/>
        </w:rPr>
        <w:t>500 meters in altitude. To derive figures for 2020 we assume a population growth rate of 2.6</w:t>
      </w:r>
      <w:r w:rsidR="008328FA">
        <w:rPr>
          <w:rFonts w:ascii="Times New Roman" w:hAnsi="Times New Roman"/>
          <w:sz w:val="18"/>
          <w:szCs w:val="18"/>
        </w:rPr>
        <w:t xml:space="preserve"> percent</w:t>
      </w:r>
      <w:r w:rsidRPr="003351A3">
        <w:rPr>
          <w:rFonts w:ascii="Times New Roman" w:hAnsi="Times New Roman"/>
          <w:sz w:val="18"/>
          <w:szCs w:val="18"/>
        </w:rPr>
        <w:t>, which is the current growth rate of the Somali region of Ethiopia. e. We assume that a household of 6 people operating 1 irrigated hectare can stay just above the poverty line. In fact</w:t>
      </w:r>
      <w:r w:rsidR="00F50C6A">
        <w:rPr>
          <w:rFonts w:ascii="Times New Roman" w:hAnsi="Times New Roman"/>
          <w:sz w:val="18"/>
          <w:szCs w:val="18"/>
        </w:rPr>
        <w:t>,</w:t>
      </w:r>
      <w:r w:rsidRPr="003351A3">
        <w:rPr>
          <w:rFonts w:ascii="Times New Roman" w:hAnsi="Times New Roman"/>
          <w:sz w:val="18"/>
          <w:szCs w:val="18"/>
        </w:rPr>
        <w:t xml:space="preserve"> this scenario is probably too optimistic for several reasons. First, there is some evidence suggesting that household sizes in rural ASAL regions are actually larger. In Kenya, Little</w:t>
      </w:r>
      <w:r w:rsidR="00C93524">
        <w:rPr>
          <w:rFonts w:ascii="Times New Roman" w:hAnsi="Times New Roman"/>
          <w:sz w:val="18"/>
          <w:szCs w:val="18"/>
        </w:rPr>
        <w:t xml:space="preserve">, </w:t>
      </w:r>
      <w:proofErr w:type="spellStart"/>
      <w:r w:rsidR="00C93524">
        <w:rPr>
          <w:rFonts w:ascii="Times New Roman" w:hAnsi="Times New Roman"/>
          <w:sz w:val="18"/>
          <w:szCs w:val="18"/>
        </w:rPr>
        <w:t>Aboud</w:t>
      </w:r>
      <w:proofErr w:type="spellEnd"/>
      <w:r w:rsidR="00C93524">
        <w:rPr>
          <w:rFonts w:ascii="Times New Roman" w:hAnsi="Times New Roman"/>
          <w:sz w:val="18"/>
          <w:szCs w:val="18"/>
        </w:rPr>
        <w:t xml:space="preserve">, and </w:t>
      </w:r>
      <w:proofErr w:type="spellStart"/>
      <w:r w:rsidR="00C93524">
        <w:rPr>
          <w:rFonts w:ascii="Times New Roman" w:hAnsi="Times New Roman"/>
          <w:sz w:val="18"/>
          <w:szCs w:val="18"/>
        </w:rPr>
        <w:t>Lenachuru</w:t>
      </w:r>
      <w:proofErr w:type="spellEnd"/>
      <w:r w:rsidRPr="003351A3">
        <w:rPr>
          <w:rFonts w:ascii="Times New Roman" w:hAnsi="Times New Roman"/>
          <w:sz w:val="18"/>
          <w:szCs w:val="18"/>
        </w:rPr>
        <w:t xml:space="preserve"> (2009) </w:t>
      </w:r>
      <w:r w:rsidR="00F50C6A">
        <w:rPr>
          <w:rFonts w:ascii="Times New Roman" w:hAnsi="Times New Roman"/>
          <w:sz w:val="18"/>
          <w:szCs w:val="18"/>
        </w:rPr>
        <w:t>found</w:t>
      </w:r>
      <w:r w:rsidR="00F50C6A" w:rsidRPr="003351A3">
        <w:rPr>
          <w:rFonts w:ascii="Times New Roman" w:hAnsi="Times New Roman"/>
          <w:sz w:val="18"/>
          <w:szCs w:val="18"/>
        </w:rPr>
        <w:t xml:space="preserve"> </w:t>
      </w:r>
      <w:r w:rsidRPr="003351A3">
        <w:rPr>
          <w:rFonts w:ascii="Times New Roman" w:hAnsi="Times New Roman"/>
          <w:sz w:val="18"/>
          <w:szCs w:val="18"/>
        </w:rPr>
        <w:t>a household size of 6.8 in 2002, while Devereux’s (2006) Somali region study found household sizes closer to 8 people. However, the 2007 population census in Ethiopia recorded average household size</w:t>
      </w:r>
      <w:r w:rsidR="00C93524">
        <w:rPr>
          <w:rFonts w:ascii="Times New Roman" w:hAnsi="Times New Roman"/>
          <w:sz w:val="18"/>
          <w:szCs w:val="18"/>
        </w:rPr>
        <w:t>s</w:t>
      </w:r>
      <w:r w:rsidRPr="003351A3">
        <w:rPr>
          <w:rFonts w:ascii="Times New Roman" w:hAnsi="Times New Roman"/>
          <w:sz w:val="18"/>
          <w:szCs w:val="18"/>
        </w:rPr>
        <w:t xml:space="preserve"> of 6 and 6.5 persons for rural Afar and Somali regions of the country, respectively. Moreover,</w:t>
      </w:r>
      <w:r w:rsidR="003351A3" w:rsidRPr="003351A3">
        <w:rPr>
          <w:rFonts w:ascii="Times New Roman" w:hAnsi="Times New Roman"/>
          <w:sz w:val="18"/>
          <w:szCs w:val="18"/>
        </w:rPr>
        <w:t xml:space="preserve"> </w:t>
      </w:r>
      <w:proofErr w:type="spellStart"/>
      <w:r w:rsidRPr="003351A3">
        <w:rPr>
          <w:rFonts w:ascii="Times New Roman" w:hAnsi="Times New Roman"/>
          <w:sz w:val="18"/>
          <w:szCs w:val="18"/>
        </w:rPr>
        <w:t>sedentarized</w:t>
      </w:r>
      <w:proofErr w:type="spellEnd"/>
      <w:r w:rsidRPr="003351A3">
        <w:rPr>
          <w:rFonts w:ascii="Times New Roman" w:hAnsi="Times New Roman"/>
          <w:sz w:val="18"/>
          <w:szCs w:val="18"/>
        </w:rPr>
        <w:t xml:space="preserve"> farming may require a small</w:t>
      </w:r>
      <w:r w:rsidR="00F50C6A">
        <w:rPr>
          <w:rFonts w:ascii="Times New Roman" w:hAnsi="Times New Roman"/>
          <w:sz w:val="18"/>
          <w:szCs w:val="18"/>
        </w:rPr>
        <w:t>er</w:t>
      </w:r>
      <w:r w:rsidRPr="003351A3">
        <w:rPr>
          <w:rFonts w:ascii="Times New Roman" w:hAnsi="Times New Roman"/>
          <w:sz w:val="18"/>
          <w:szCs w:val="18"/>
        </w:rPr>
        <w:t xml:space="preserve"> labor force than </w:t>
      </w:r>
      <w:proofErr w:type="gramStart"/>
      <w:ins w:id="427" w:author="Author">
        <w:r w:rsidR="00F50C6A">
          <w:rPr>
            <w:rFonts w:ascii="Times New Roman" w:hAnsi="Times New Roman"/>
            <w:sz w:val="18"/>
            <w:szCs w:val="18"/>
          </w:rPr>
          <w:t>does</w:t>
        </w:r>
        <w:proofErr w:type="gramEnd"/>
        <w:r w:rsidR="00F50C6A">
          <w:rPr>
            <w:rFonts w:ascii="Times New Roman" w:hAnsi="Times New Roman"/>
            <w:sz w:val="18"/>
            <w:szCs w:val="18"/>
          </w:rPr>
          <w:t xml:space="preserve"> </w:t>
        </w:r>
      </w:ins>
      <w:r w:rsidRPr="003351A3">
        <w:rPr>
          <w:rFonts w:ascii="Times New Roman" w:hAnsi="Times New Roman"/>
          <w:sz w:val="18"/>
          <w:szCs w:val="18"/>
        </w:rPr>
        <w:t>pastoralism</w:t>
      </w:r>
      <w:r w:rsidR="00F50C6A">
        <w:rPr>
          <w:rFonts w:ascii="Times New Roman" w:hAnsi="Times New Roman"/>
          <w:sz w:val="18"/>
          <w:szCs w:val="18"/>
        </w:rPr>
        <w:t>,</w:t>
      </w:r>
      <w:r w:rsidRPr="003351A3">
        <w:rPr>
          <w:rFonts w:ascii="Times New Roman" w:hAnsi="Times New Roman"/>
          <w:sz w:val="18"/>
          <w:szCs w:val="18"/>
        </w:rPr>
        <w:t xml:space="preserve"> and household sizes would normally trend down over time. We thus adopt the assumption of 6 household members, which is also closer to highland scenarios. Second, many irrigated areas may be turned over to plantation agriculture, which could have substantially low</w:t>
      </w:r>
      <w:r w:rsidR="00F50C6A">
        <w:rPr>
          <w:rFonts w:ascii="Times New Roman" w:hAnsi="Times New Roman"/>
          <w:sz w:val="18"/>
          <w:szCs w:val="18"/>
        </w:rPr>
        <w:t>er</w:t>
      </w:r>
      <w:r w:rsidRPr="003351A3">
        <w:rPr>
          <w:rFonts w:ascii="Times New Roman" w:hAnsi="Times New Roman"/>
          <w:sz w:val="18"/>
          <w:szCs w:val="18"/>
        </w:rPr>
        <w:t xml:space="preserve"> labor intensity (and hence job creation) than smallholder farming. And third, profitably using </w:t>
      </w:r>
      <w:r w:rsidR="00F50C6A">
        <w:rPr>
          <w:rFonts w:ascii="Times New Roman" w:hAnsi="Times New Roman"/>
          <w:sz w:val="18"/>
          <w:szCs w:val="18"/>
        </w:rPr>
        <w:t>1–2</w:t>
      </w:r>
      <w:r w:rsidR="00F50C6A" w:rsidRPr="003351A3">
        <w:rPr>
          <w:rFonts w:ascii="Times New Roman" w:hAnsi="Times New Roman"/>
          <w:sz w:val="18"/>
          <w:szCs w:val="18"/>
        </w:rPr>
        <w:t xml:space="preserve"> </w:t>
      </w:r>
      <w:r w:rsidRPr="003351A3">
        <w:rPr>
          <w:rFonts w:ascii="Times New Roman" w:hAnsi="Times New Roman"/>
          <w:sz w:val="18"/>
          <w:szCs w:val="18"/>
        </w:rPr>
        <w:t>hectare</w:t>
      </w:r>
      <w:r w:rsidR="00F50C6A">
        <w:rPr>
          <w:rFonts w:ascii="Times New Roman" w:hAnsi="Times New Roman"/>
          <w:sz w:val="18"/>
          <w:szCs w:val="18"/>
        </w:rPr>
        <w:t>s</w:t>
      </w:r>
      <w:r w:rsidRPr="003351A3">
        <w:rPr>
          <w:rFonts w:ascii="Times New Roman" w:hAnsi="Times New Roman"/>
          <w:sz w:val="18"/>
          <w:szCs w:val="18"/>
        </w:rPr>
        <w:t xml:space="preserve"> of irrigated farmland may depend heavily on access to markets, which will often be very poor in pastoralist areas. </w:t>
      </w:r>
    </w:p>
    <w:p w:rsidR="00487F99" w:rsidRPr="003351A3" w:rsidRDefault="00487F99" w:rsidP="00A73671">
      <w:pPr>
        <w:spacing w:after="120" w:line="240" w:lineRule="auto"/>
        <w:jc w:val="both"/>
        <w:rPr>
          <w:rFonts w:ascii="Times New Roman" w:hAnsi="Times New Roman"/>
        </w:rPr>
      </w:pPr>
      <w:r w:rsidRPr="003351A3">
        <w:rPr>
          <w:rFonts w:ascii="Times New Roman" w:hAnsi="Times New Roman"/>
        </w:rPr>
        <w:t xml:space="preserve"> </w:t>
      </w:r>
    </w:p>
    <w:p w:rsidR="00487F99" w:rsidRPr="003351A3" w:rsidRDefault="00487F99" w:rsidP="000D1CDC">
      <w:pPr>
        <w:spacing w:after="0" w:line="240" w:lineRule="auto"/>
        <w:rPr>
          <w:rFonts w:ascii="Times New Roman" w:hAnsi="Times New Roman"/>
        </w:rPr>
      </w:pPr>
      <w:r w:rsidRPr="003351A3">
        <w:rPr>
          <w:rFonts w:ascii="Times New Roman" w:hAnsi="Times New Roman"/>
          <w:b/>
        </w:rPr>
        <w:br w:type="page"/>
      </w:r>
      <w:bookmarkStart w:id="428" w:name="_Toc308443606"/>
      <w:commentRangeStart w:id="429"/>
      <w:r w:rsidRPr="003351A3">
        <w:rPr>
          <w:rFonts w:ascii="Times New Roman" w:hAnsi="Times New Roman"/>
        </w:rPr>
        <w:lastRenderedPageBreak/>
        <w:t xml:space="preserve">Figure </w:t>
      </w:r>
      <w:commentRangeEnd w:id="429"/>
      <w:r w:rsidR="00F50C6A">
        <w:rPr>
          <w:rStyle w:val="CommentReference"/>
          <w:b/>
          <w:bCs/>
        </w:rPr>
        <w:commentReference w:id="429"/>
      </w:r>
      <w:del w:id="430" w:author="Author">
        <w:r w:rsidRPr="003351A3" w:rsidDel="00520EFF">
          <w:rPr>
            <w:rFonts w:ascii="Times New Roman" w:hAnsi="Times New Roman"/>
          </w:rPr>
          <w:fldChar w:fldCharType="begin"/>
        </w:r>
        <w:r w:rsidRPr="003351A3" w:rsidDel="00520EFF">
          <w:rPr>
            <w:rFonts w:ascii="Times New Roman" w:hAnsi="Times New Roman"/>
          </w:rPr>
          <w:delInstrText xml:space="preserve"> SEQ Figure \* ARABIC </w:delInstrText>
        </w:r>
        <w:r w:rsidRPr="003351A3" w:rsidDel="00520EFF">
          <w:rPr>
            <w:rFonts w:ascii="Times New Roman" w:hAnsi="Times New Roman"/>
          </w:rPr>
          <w:fldChar w:fldCharType="separate"/>
        </w:r>
        <w:r w:rsidRPr="003351A3" w:rsidDel="00520EFF">
          <w:rPr>
            <w:rFonts w:ascii="Times New Roman" w:hAnsi="Times New Roman"/>
          </w:rPr>
          <w:delText>7</w:delText>
        </w:r>
        <w:r w:rsidRPr="003351A3" w:rsidDel="00520EFF">
          <w:rPr>
            <w:rFonts w:ascii="Times New Roman" w:hAnsi="Times New Roman"/>
          </w:rPr>
          <w:fldChar w:fldCharType="end"/>
        </w:r>
        <w:r w:rsidRPr="003351A3" w:rsidDel="00520EFF">
          <w:rPr>
            <w:rFonts w:ascii="Times New Roman" w:hAnsi="Times New Roman"/>
          </w:rPr>
          <w:delText xml:space="preserve">. </w:delText>
        </w:r>
      </w:del>
      <w:ins w:id="431" w:author="Author">
        <w:r w:rsidR="00520EFF">
          <w:rPr>
            <w:rFonts w:ascii="Times New Roman" w:hAnsi="Times New Roman"/>
          </w:rPr>
          <w:t>4.1—</w:t>
        </w:r>
      </w:ins>
      <w:del w:id="432" w:author="Author">
        <w:r w:rsidRPr="003351A3" w:rsidDel="00520EFF">
          <w:rPr>
            <w:rFonts w:ascii="Times New Roman" w:hAnsi="Times New Roman"/>
          </w:rPr>
          <w:delText>A m</w:delText>
        </w:r>
      </w:del>
      <w:ins w:id="433" w:author="Author">
        <w:r w:rsidR="00520EFF">
          <w:rPr>
            <w:rFonts w:ascii="Times New Roman" w:hAnsi="Times New Roman"/>
          </w:rPr>
          <w:t>M</w:t>
        </w:r>
      </w:ins>
      <w:r w:rsidRPr="003351A3">
        <w:rPr>
          <w:rFonts w:ascii="Times New Roman" w:hAnsi="Times New Roman"/>
        </w:rPr>
        <w:t xml:space="preserve">ap of </w:t>
      </w:r>
      <w:r w:rsidR="00450E18">
        <w:rPr>
          <w:rFonts w:ascii="Times New Roman" w:hAnsi="Times New Roman"/>
        </w:rPr>
        <w:t xml:space="preserve">profitably </w:t>
      </w:r>
      <w:r w:rsidRPr="003351A3">
        <w:rPr>
          <w:rFonts w:ascii="Times New Roman" w:hAnsi="Times New Roman"/>
        </w:rPr>
        <w:t>irrigable areas by lowland</w:t>
      </w:r>
      <w:r w:rsidR="00520EFF">
        <w:rPr>
          <w:rFonts w:ascii="Times New Roman" w:hAnsi="Times New Roman"/>
        </w:rPr>
        <w:t>s</w:t>
      </w:r>
      <w:r w:rsidRPr="003351A3">
        <w:rPr>
          <w:rFonts w:ascii="Times New Roman" w:hAnsi="Times New Roman"/>
        </w:rPr>
        <w:t xml:space="preserve"> and highlands of eastern Africa</w:t>
      </w:r>
      <w:bookmarkEnd w:id="428"/>
      <w:r w:rsidR="00450E18">
        <w:rPr>
          <w:rFonts w:ascii="Times New Roman" w:hAnsi="Times New Roman"/>
        </w:rPr>
        <w:t>, by types of irrigation and international rates of return (</w:t>
      </w:r>
      <w:commentRangeStart w:id="434"/>
      <w:r w:rsidR="00450E18">
        <w:rPr>
          <w:rFonts w:ascii="Times New Roman" w:hAnsi="Times New Roman"/>
        </w:rPr>
        <w:t>IRR</w:t>
      </w:r>
      <w:commentRangeEnd w:id="434"/>
      <w:r w:rsidR="000C7A45">
        <w:rPr>
          <w:rStyle w:val="CommentReference"/>
        </w:rPr>
        <w:commentReference w:id="434"/>
      </w:r>
      <w:r w:rsidR="00450E18">
        <w:rPr>
          <w:rFonts w:ascii="Times New Roman" w:hAnsi="Times New Roman"/>
        </w:rPr>
        <w:t>)</w:t>
      </w:r>
    </w:p>
    <w:p w:rsidR="00487F99" w:rsidRPr="003351A3" w:rsidRDefault="000C7A45" w:rsidP="009C0C69">
      <w:pPr>
        <w:spacing w:after="120" w:line="240"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62336" behindDoc="0" locked="0" layoutInCell="1" allowOverlap="1" wp14:anchorId="269AB4F2" wp14:editId="181C6A14">
                <wp:simplePos x="0" y="0"/>
                <wp:positionH relativeFrom="column">
                  <wp:posOffset>1319530</wp:posOffset>
                </wp:positionH>
                <wp:positionV relativeFrom="paragraph">
                  <wp:posOffset>2205990</wp:posOffset>
                </wp:positionV>
                <wp:extent cx="1146810" cy="40513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14681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A45" w:rsidRPr="000C7A45" w:rsidRDefault="000C7A45" w:rsidP="000C7A45">
                            <w:pPr>
                              <w:jc w:val="center"/>
                              <w:rPr>
                                <w:sz w:val="18"/>
                                <w:szCs w:val="18"/>
                              </w:rPr>
                            </w:pPr>
                            <w:r>
                              <w:rPr>
                                <w:sz w:val="18"/>
                                <w:szCs w:val="18"/>
                              </w:rPr>
                              <w:t>Southern Ethiopian</w:t>
                            </w:r>
                            <w:r w:rsidRPr="000C7A45">
                              <w:rPr>
                                <w:sz w:val="18"/>
                                <w:szCs w:val="18"/>
                              </w:rPr>
                              <w:t xml:space="preserve"> highlands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72" type="#_x0000_t202" style="position:absolute;left:0;text-align:left;margin-left:103.9pt;margin-top:173.7pt;width:90.3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" filled="f" stroked="f" strokeweight=".5pt">
                <v:textbox>
                  <w:txbxContent>
                    <w:p w:rsidR="000C7A45" w:rsidRPr="000C7A45" w:rsidRDefault="000C7A45" w:rsidP="000C7A45">
                      <w:pPr>
                        <w:jc w:val="center"/>
                        <w:rPr>
                          <w:sz w:val="18"/>
                          <w:szCs w:val="18"/>
                        </w:rPr>
                      </w:pPr>
                      <w:r>
                        <w:rPr>
                          <w:sz w:val="18"/>
                          <w:szCs w:val="18"/>
                        </w:rPr>
                        <w:t>Southern Ethiopian</w:t>
                      </w:r>
                      <w:r w:rsidRPr="000C7A45">
                        <w:rPr>
                          <w:sz w:val="18"/>
                          <w:szCs w:val="18"/>
                        </w:rPr>
                        <w:t xml:space="preserve"> highlands</w:t>
                      </w:r>
                    </w:p>
                  </w:txbxContent>
                </v:textbox>
              </v:shape>
            </w:pict>
          </mc:Fallback>
        </mc:AlternateContent>
      </w:r>
      <w:r>
        <w:rPr>
          <w:rFonts w:ascii="Times New Roman" w:hAnsi="Times New Roman"/>
          <w:noProof/>
        </w:rPr>
        <mc:AlternateContent>
          <mc:Choice Requires="wps">
            <w:drawing>
              <wp:anchor distT="0" distB="0" distL="114300" distR="114300" simplePos="0" relativeHeight="251664384" behindDoc="0" locked="0" layoutInCell="1" allowOverlap="1" wp14:anchorId="13D19127" wp14:editId="69BA2E9A">
                <wp:simplePos x="0" y="0"/>
                <wp:positionH relativeFrom="column">
                  <wp:posOffset>1587260</wp:posOffset>
                </wp:positionH>
                <wp:positionV relativeFrom="paragraph">
                  <wp:posOffset>1352215</wp:posOffset>
                </wp:positionV>
                <wp:extent cx="690114" cy="603849"/>
                <wp:effectExtent l="0" t="0" r="0" b="6350"/>
                <wp:wrapNone/>
                <wp:docPr id="66" name="Text Box 66"/>
                <wp:cNvGraphicFramePr/>
                <a:graphic xmlns:a="http://schemas.openxmlformats.org/drawingml/2006/main">
                  <a:graphicData uri="http://schemas.microsoft.com/office/word/2010/wordprocessingShape">
                    <wps:wsp>
                      <wps:cNvSpPr txBox="1"/>
                      <wps:spPr>
                        <a:xfrm>
                          <a:off x="0" y="0"/>
                          <a:ext cx="690114" cy="603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A45" w:rsidRPr="000C7A45" w:rsidRDefault="000C7A45" w:rsidP="000C7A45">
                            <w:pPr>
                              <w:rPr>
                                <w:sz w:val="18"/>
                                <w:szCs w:val="18"/>
                              </w:rPr>
                            </w:pPr>
                            <w:r>
                              <w:rPr>
                                <w:sz w:val="18"/>
                                <w:szCs w:val="18"/>
                              </w:rPr>
                              <w:t>Northern Ethiopian</w:t>
                            </w:r>
                            <w:r w:rsidRPr="000C7A45">
                              <w:rPr>
                                <w:sz w:val="18"/>
                                <w:szCs w:val="18"/>
                              </w:rPr>
                              <w:t xml:space="preserve"> highlands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73" type="#_x0000_t202" style="position:absolute;left:0;text-align:left;margin-left:125pt;margin-top:106.45pt;width:54.35pt;height:4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" filled="f" stroked="f" strokeweight=".5pt">
                <v:textbox>
                  <w:txbxContent>
                    <w:p w:rsidR="000C7A45" w:rsidRPr="000C7A45" w:rsidRDefault="000C7A45" w:rsidP="000C7A45">
                      <w:pPr>
                        <w:rPr>
                          <w:sz w:val="18"/>
                          <w:szCs w:val="18"/>
                        </w:rPr>
                      </w:pPr>
                      <w:r>
                        <w:rPr>
                          <w:sz w:val="18"/>
                          <w:szCs w:val="18"/>
                        </w:rPr>
                        <w:t xml:space="preserve">Northern </w:t>
                      </w:r>
                      <w:r>
                        <w:rPr>
                          <w:sz w:val="18"/>
                          <w:szCs w:val="18"/>
                        </w:rPr>
                        <w:t>Ethiopian</w:t>
                      </w:r>
                      <w:r w:rsidRPr="000C7A45">
                        <w:rPr>
                          <w:sz w:val="18"/>
                          <w:szCs w:val="18"/>
                        </w:rPr>
                        <w:t xml:space="preserve"> highlands</w:t>
                      </w:r>
                    </w:p>
                  </w:txbxContent>
                </v:textbox>
              </v:shape>
            </w:pict>
          </mc:Fallback>
        </mc:AlternateContent>
      </w:r>
      <w:r>
        <w:rPr>
          <w:rFonts w:ascii="Times New Roman" w:hAnsi="Times New Roman"/>
          <w:noProof/>
        </w:rPr>
        <mc:AlternateContent>
          <mc:Choice Requires="wps">
            <w:drawing>
              <wp:anchor distT="0" distB="0" distL="114300" distR="114300" simplePos="0" relativeHeight="251660288" behindDoc="0" locked="0" layoutInCell="1" allowOverlap="1" wp14:anchorId="048C9466" wp14:editId="2025B465">
                <wp:simplePos x="0" y="0"/>
                <wp:positionH relativeFrom="column">
                  <wp:posOffset>1060139</wp:posOffset>
                </wp:positionH>
                <wp:positionV relativeFrom="paragraph">
                  <wp:posOffset>4077335</wp:posOffset>
                </wp:positionV>
                <wp:extent cx="776378" cy="526211"/>
                <wp:effectExtent l="0" t="0" r="0" b="7620"/>
                <wp:wrapNone/>
                <wp:docPr id="64" name="Text Box 64"/>
                <wp:cNvGraphicFramePr/>
                <a:graphic xmlns:a="http://schemas.openxmlformats.org/drawingml/2006/main">
                  <a:graphicData uri="http://schemas.microsoft.com/office/word/2010/wordprocessingShape">
                    <wps:wsp>
                      <wps:cNvSpPr txBox="1"/>
                      <wps:spPr>
                        <a:xfrm>
                          <a:off x="0" y="0"/>
                          <a:ext cx="776378" cy="526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A45" w:rsidRPr="000C7A45" w:rsidRDefault="000C7A45">
                            <w:pPr>
                              <w:rPr>
                                <w:sz w:val="18"/>
                                <w:szCs w:val="18"/>
                              </w:rPr>
                            </w:pPr>
                            <w:r w:rsidRPr="000C7A45">
                              <w:rPr>
                                <w:sz w:val="18"/>
                                <w:szCs w:val="18"/>
                              </w:rPr>
                              <w:t>Kenyan highlands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74" type="#_x0000_t202" style="position:absolute;left:0;text-align:left;margin-left:83.5pt;margin-top:321.05pt;width:61.15pt;height:4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" filled="f" stroked="f" strokeweight=".5pt">
                <v:textbox>
                  <w:txbxContent>
                    <w:p w:rsidR="000C7A45" w:rsidRPr="000C7A45" w:rsidRDefault="000C7A45">
                      <w:pPr>
                        <w:rPr>
                          <w:sz w:val="18"/>
                          <w:szCs w:val="18"/>
                        </w:rPr>
                      </w:pPr>
                      <w:r w:rsidRPr="000C7A45">
                        <w:rPr>
                          <w:sz w:val="18"/>
                          <w:szCs w:val="18"/>
                        </w:rPr>
                        <w:t>Kenyan highlands</w:t>
                      </w:r>
                    </w:p>
                  </w:txbxContent>
                </v:textbox>
              </v:shape>
            </w:pict>
          </mc:Fallback>
        </mc:AlternateContent>
      </w:r>
      <w:r w:rsidR="000D1CDC">
        <w:rPr>
          <w:rFonts w:ascii="Times New Roman" w:hAnsi="Times New Roman"/>
          <w:noProof/>
        </w:rPr>
        <w:drawing>
          <wp:inline distT="0" distB="0" distL="0" distR="0" wp14:anchorId="3CD39396" wp14:editId="1BD1BE2E">
            <wp:extent cx="5883215" cy="5528805"/>
            <wp:effectExtent l="0" t="0" r="3810" b="0"/>
            <wp:docPr id="10" name="Picture 20" descr="D:\Users\dheadey\AppData\Local\Microsoft\Windows\Temporary Internet Files\Content.Outlook\TFJIGZF9\irr_ele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dheadey\AppData\Local\Microsoft\Windows\Temporary Internet Files\Content.Outlook\TFJIGZF9\irr_elevation.png"/>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881878" cy="5527548"/>
                    </a:xfrm>
                    <a:prstGeom prst="rect">
                      <a:avLst/>
                    </a:prstGeom>
                    <a:noFill/>
                    <a:ln>
                      <a:noFill/>
                    </a:ln>
                  </pic:spPr>
                </pic:pic>
              </a:graphicData>
            </a:graphic>
          </wp:inline>
        </w:drawing>
      </w:r>
    </w:p>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Source: Authors</w:t>
      </w:r>
      <w:r w:rsidR="00C5241A">
        <w:rPr>
          <w:rFonts w:ascii="Times New Roman" w:hAnsi="Times New Roman"/>
          <w:sz w:val="18"/>
          <w:szCs w:val="18"/>
        </w:rPr>
        <w:t>’</w:t>
      </w:r>
      <w:r w:rsidRPr="003351A3">
        <w:rPr>
          <w:rFonts w:ascii="Times New Roman" w:hAnsi="Times New Roman"/>
          <w:sz w:val="18"/>
          <w:szCs w:val="18"/>
        </w:rPr>
        <w:t xml:space="preserve"> construction from data and methods described </w:t>
      </w:r>
      <w:r w:rsidR="00C5241A">
        <w:rPr>
          <w:rFonts w:ascii="Times New Roman" w:hAnsi="Times New Roman"/>
          <w:sz w:val="18"/>
          <w:szCs w:val="18"/>
        </w:rPr>
        <w:t>by</w:t>
      </w:r>
      <w:r w:rsidR="00C5241A" w:rsidRPr="003351A3">
        <w:rPr>
          <w:rFonts w:ascii="Times New Roman" w:hAnsi="Times New Roman"/>
          <w:sz w:val="18"/>
          <w:szCs w:val="18"/>
        </w:rPr>
        <w:t xml:space="preserve"> </w:t>
      </w:r>
      <w:r w:rsidRPr="003351A3">
        <w:rPr>
          <w:rFonts w:ascii="Times New Roman" w:hAnsi="Times New Roman"/>
          <w:sz w:val="18"/>
          <w:szCs w:val="18"/>
        </w:rPr>
        <w:t>Liang et al. (forthcoming).</w:t>
      </w:r>
    </w:p>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Notes: Lowlands (highlands) are defined as areas below (above) 1</w:t>
      </w:r>
      <w:r w:rsidR="00C5241A">
        <w:rPr>
          <w:rFonts w:ascii="Times New Roman" w:hAnsi="Times New Roman"/>
          <w:sz w:val="18"/>
          <w:szCs w:val="18"/>
        </w:rPr>
        <w:t>,</w:t>
      </w:r>
      <w:r w:rsidRPr="003351A3">
        <w:rPr>
          <w:rFonts w:ascii="Times New Roman" w:hAnsi="Times New Roman"/>
          <w:sz w:val="18"/>
          <w:szCs w:val="18"/>
        </w:rPr>
        <w:t xml:space="preserve">500 meters in altitude. </w:t>
      </w:r>
      <w:r w:rsidR="008B33A2">
        <w:rPr>
          <w:rFonts w:ascii="Times New Roman" w:hAnsi="Times New Roman"/>
          <w:sz w:val="18"/>
          <w:szCs w:val="18"/>
        </w:rPr>
        <w:t xml:space="preserve">These are the darker areas in the map. </w:t>
      </w:r>
      <w:r w:rsidRPr="003351A3">
        <w:rPr>
          <w:rFonts w:ascii="Times New Roman" w:hAnsi="Times New Roman"/>
          <w:sz w:val="18"/>
          <w:szCs w:val="18"/>
        </w:rPr>
        <w:t xml:space="preserve">This is a standard definition in Ethiopia but may perhaps be too high in Kenya. IRR </w:t>
      </w:r>
      <w:r w:rsidR="00467D9A">
        <w:rPr>
          <w:rFonts w:ascii="Times New Roman" w:hAnsi="Times New Roman"/>
          <w:sz w:val="18"/>
          <w:szCs w:val="18"/>
        </w:rPr>
        <w:t>=</w:t>
      </w:r>
      <w:r w:rsidRPr="003351A3">
        <w:rPr>
          <w:rFonts w:ascii="Times New Roman" w:hAnsi="Times New Roman"/>
          <w:sz w:val="18"/>
          <w:szCs w:val="18"/>
        </w:rPr>
        <w:t xml:space="preserve"> </w:t>
      </w:r>
      <w:r w:rsidR="00467D9A">
        <w:rPr>
          <w:rFonts w:ascii="Times New Roman" w:hAnsi="Times New Roman"/>
          <w:sz w:val="18"/>
          <w:szCs w:val="18"/>
        </w:rPr>
        <w:t>i</w:t>
      </w:r>
      <w:r w:rsidRPr="003351A3">
        <w:rPr>
          <w:rFonts w:ascii="Times New Roman" w:hAnsi="Times New Roman"/>
          <w:sz w:val="18"/>
          <w:szCs w:val="18"/>
        </w:rPr>
        <w:t xml:space="preserve">nternal rate of return. </w:t>
      </w:r>
    </w:p>
    <w:p w:rsidR="00487F99" w:rsidRPr="000472B0" w:rsidRDefault="00487F99" w:rsidP="002F0E0E">
      <w:pPr>
        <w:pStyle w:val="Heading2"/>
        <w:rPr>
          <w:rFonts w:ascii="Times New Roman" w:hAnsi="Times New Roman"/>
          <w:i/>
          <w:color w:val="auto"/>
          <w:sz w:val="22"/>
          <w:szCs w:val="22"/>
        </w:rPr>
      </w:pPr>
      <w:bookmarkStart w:id="435" w:name="_Toc315372529"/>
      <w:del w:id="436" w:author="Author">
        <w:r w:rsidRPr="000472B0" w:rsidDel="00520EFF">
          <w:rPr>
            <w:rFonts w:ascii="Times New Roman" w:hAnsi="Times New Roman"/>
            <w:i/>
            <w:color w:val="auto"/>
            <w:sz w:val="22"/>
            <w:szCs w:val="22"/>
          </w:rPr>
          <w:delText xml:space="preserve">4.3 </w:delText>
        </w:r>
      </w:del>
      <w:r w:rsidRPr="000472B0">
        <w:rPr>
          <w:rFonts w:ascii="Times New Roman" w:hAnsi="Times New Roman"/>
          <w:i/>
          <w:color w:val="auto"/>
          <w:sz w:val="22"/>
          <w:szCs w:val="22"/>
        </w:rPr>
        <w:t xml:space="preserve">Migration and </w:t>
      </w:r>
      <w:bookmarkEnd w:id="435"/>
      <w:r w:rsidR="00520EFF" w:rsidRPr="000472B0">
        <w:rPr>
          <w:rFonts w:ascii="Times New Roman" w:hAnsi="Times New Roman"/>
          <w:i/>
          <w:color w:val="auto"/>
          <w:sz w:val="22"/>
          <w:szCs w:val="22"/>
        </w:rPr>
        <w:t>U</w:t>
      </w:r>
      <w:r w:rsidRPr="000472B0">
        <w:rPr>
          <w:rFonts w:ascii="Times New Roman" w:hAnsi="Times New Roman"/>
          <w:i/>
          <w:color w:val="auto"/>
          <w:sz w:val="22"/>
          <w:szCs w:val="22"/>
        </w:rPr>
        <w:t>rbanization</w:t>
      </w:r>
    </w:p>
    <w:p w:rsidR="00487F99" w:rsidRPr="003351A3" w:rsidRDefault="003E0CCB" w:rsidP="000472B0">
      <w:pPr>
        <w:spacing w:after="120" w:line="240" w:lineRule="auto"/>
        <w:rPr>
          <w:rFonts w:ascii="Times New Roman" w:hAnsi="Times New Roman"/>
          <w:b/>
        </w:rPr>
      </w:pPr>
      <w:ins w:id="437" w:author="Author">
        <w:r>
          <w:rPr>
            <w:rFonts w:ascii="Times New Roman" w:hAnsi="Times New Roman"/>
          </w:rPr>
          <w:t>In r</w:t>
        </w:r>
      </w:ins>
      <w:del w:id="438" w:author="Author">
        <w:r w:rsidR="00487F99" w:rsidRPr="003351A3" w:rsidDel="003E0CCB">
          <w:rPr>
            <w:rFonts w:ascii="Times New Roman" w:hAnsi="Times New Roman"/>
          </w:rPr>
          <w:delText>R</w:delText>
        </w:r>
      </w:del>
      <w:r w:rsidR="00487F99" w:rsidRPr="003351A3">
        <w:rPr>
          <w:rFonts w:ascii="Times New Roman" w:hAnsi="Times New Roman"/>
        </w:rPr>
        <w:t>elati</w:t>
      </w:r>
      <w:del w:id="439" w:author="Author">
        <w:r w:rsidR="00487F99" w:rsidRPr="003351A3" w:rsidDel="003E0CCB">
          <w:rPr>
            <w:rFonts w:ascii="Times New Roman" w:hAnsi="Times New Roman"/>
          </w:rPr>
          <w:delText>ve</w:delText>
        </w:r>
      </w:del>
      <w:ins w:id="440" w:author="Author">
        <w:r>
          <w:rPr>
            <w:rFonts w:ascii="Times New Roman" w:hAnsi="Times New Roman"/>
          </w:rPr>
          <w:t>on</w:t>
        </w:r>
      </w:ins>
      <w:r w:rsidR="00487F99" w:rsidRPr="003351A3">
        <w:rPr>
          <w:rFonts w:ascii="Times New Roman" w:hAnsi="Times New Roman"/>
        </w:rPr>
        <w:t xml:space="preserve"> to alternative rural livelihoods, migration to urban areas (either in pastoralist regions themselves or to the highlands) actually looks quite promising. The Devereux (2006) study of </w:t>
      </w:r>
      <w:r w:rsidR="00DD4988">
        <w:rPr>
          <w:rFonts w:ascii="Times New Roman" w:hAnsi="Times New Roman"/>
        </w:rPr>
        <w:t xml:space="preserve">the </w:t>
      </w:r>
      <w:r w:rsidR="00487F99" w:rsidRPr="003351A3">
        <w:rPr>
          <w:rFonts w:ascii="Times New Roman" w:hAnsi="Times New Roman"/>
        </w:rPr>
        <w:t>Somali region of Ethiopia found that urban residents were far better off in terms of income, nutrition, education</w:t>
      </w:r>
      <w:r w:rsidR="00DD4988">
        <w:rPr>
          <w:rFonts w:ascii="Times New Roman" w:hAnsi="Times New Roman"/>
        </w:rPr>
        <w:t>,</w:t>
      </w:r>
      <w:r w:rsidR="00487F99" w:rsidRPr="003351A3">
        <w:rPr>
          <w:rFonts w:ascii="Times New Roman" w:hAnsi="Times New Roman"/>
        </w:rPr>
        <w:t xml:space="preserve"> and health outcomes </w:t>
      </w:r>
      <w:ins w:id="441" w:author="Author">
        <w:r w:rsidR="00DD4988">
          <w:rPr>
            <w:rFonts w:ascii="Times New Roman" w:hAnsi="Times New Roman"/>
          </w:rPr>
          <w:t xml:space="preserve">than were rural residents </w:t>
        </w:r>
      </w:ins>
      <w:r w:rsidR="00487F99" w:rsidRPr="003351A3">
        <w:rPr>
          <w:rFonts w:ascii="Times New Roman" w:hAnsi="Times New Roman"/>
        </w:rPr>
        <w:t xml:space="preserve">(Table </w:t>
      </w:r>
      <w:del w:id="442" w:author="Author">
        <w:r w:rsidR="00487F99" w:rsidRPr="003351A3" w:rsidDel="00DD4988">
          <w:rPr>
            <w:rFonts w:ascii="Times New Roman" w:hAnsi="Times New Roman"/>
          </w:rPr>
          <w:delText>7</w:delText>
        </w:r>
      </w:del>
      <w:ins w:id="443" w:author="Author">
        <w:r w:rsidR="00DD4988">
          <w:rPr>
            <w:rFonts w:ascii="Times New Roman" w:hAnsi="Times New Roman"/>
          </w:rPr>
          <w:t>4.4</w:t>
        </w:r>
      </w:ins>
      <w:r w:rsidR="00487F99" w:rsidRPr="003351A3">
        <w:rPr>
          <w:rFonts w:ascii="Times New Roman" w:hAnsi="Times New Roman"/>
        </w:rPr>
        <w:t>). Relative to sparsely populated rural areas, cities and towns also have a huge cost</w:t>
      </w:r>
      <w:r>
        <w:rPr>
          <w:rFonts w:ascii="Times New Roman" w:hAnsi="Times New Roman"/>
        </w:rPr>
        <w:t>–</w:t>
      </w:r>
      <w:r w:rsidR="00487F99" w:rsidRPr="003351A3">
        <w:rPr>
          <w:rFonts w:ascii="Times New Roman" w:hAnsi="Times New Roman"/>
        </w:rPr>
        <w:t xml:space="preserve">benefit advantage in providing education and health services. Urban livelihoods are also less vulnerable to drought, while remittances from migrants in highland areas or from overseas are likely to be entirely </w:t>
      </w:r>
      <w:proofErr w:type="spellStart"/>
      <w:r w:rsidR="00487F99" w:rsidRPr="003351A3">
        <w:rPr>
          <w:rFonts w:ascii="Times New Roman" w:hAnsi="Times New Roman"/>
        </w:rPr>
        <w:t>acyclical</w:t>
      </w:r>
      <w:proofErr w:type="spellEnd"/>
      <w:r w:rsidR="00487F99" w:rsidRPr="003351A3">
        <w:rPr>
          <w:rFonts w:ascii="Times New Roman" w:hAnsi="Times New Roman"/>
        </w:rPr>
        <w:t xml:space="preserve"> with respect to local weather patterns. In recent studies from northern Kenya, </w:t>
      </w:r>
      <w:proofErr w:type="spellStart"/>
      <w:r w:rsidR="00487F99" w:rsidRPr="003351A3">
        <w:rPr>
          <w:rFonts w:ascii="Times New Roman" w:hAnsi="Times New Roman"/>
        </w:rPr>
        <w:t>McPeak</w:t>
      </w:r>
      <w:proofErr w:type="spellEnd"/>
      <w:r w:rsidR="00487F99" w:rsidRPr="003351A3">
        <w:rPr>
          <w:rFonts w:ascii="Times New Roman" w:hAnsi="Times New Roman"/>
        </w:rPr>
        <w:t xml:space="preserve"> </w:t>
      </w:r>
      <w:r w:rsidR="008B33A2">
        <w:rPr>
          <w:rFonts w:ascii="Times New Roman" w:hAnsi="Times New Roman"/>
        </w:rPr>
        <w:t>et al. (2011</w:t>
      </w:r>
      <w:r w:rsidR="00487F99" w:rsidRPr="003351A3">
        <w:rPr>
          <w:rFonts w:ascii="Times New Roman" w:hAnsi="Times New Roman"/>
        </w:rPr>
        <w:t xml:space="preserve">) and Little et al. (2004) show that placing a household member in wage employment outside pastoralism (and outside the range areas) increasingly is an important </w:t>
      </w:r>
      <w:r w:rsidR="00487F99" w:rsidRPr="003351A3">
        <w:rPr>
          <w:rFonts w:ascii="Times New Roman" w:hAnsi="Times New Roman"/>
        </w:rPr>
        <w:lastRenderedPageBreak/>
        <w:t xml:space="preserve">livelihood strategy that can enhance local food security and provide capital for reinvesting in the livestock sector. New technologies such as mobile </w:t>
      </w:r>
      <w:r w:rsidR="000D7522">
        <w:rPr>
          <w:rFonts w:ascii="Times New Roman" w:hAnsi="Times New Roman"/>
        </w:rPr>
        <w:t>tele</w:t>
      </w:r>
      <w:r w:rsidR="00487F99" w:rsidRPr="003351A3">
        <w:rPr>
          <w:rFonts w:ascii="Times New Roman" w:hAnsi="Times New Roman"/>
        </w:rPr>
        <w:t>phones also reduce the transaction costs of remitting finances (</w:t>
      </w:r>
      <w:r w:rsidR="004933B4">
        <w:rPr>
          <w:rFonts w:ascii="Times New Roman" w:hAnsi="Times New Roman"/>
        </w:rPr>
        <w:t>for example,</w:t>
      </w:r>
      <w:r w:rsidR="00487F99" w:rsidRPr="003351A3">
        <w:rPr>
          <w:rFonts w:ascii="Times New Roman" w:hAnsi="Times New Roman"/>
        </w:rPr>
        <w:t xml:space="preserve"> M</w:t>
      </w:r>
      <w:r w:rsidR="008B33A2">
        <w:rPr>
          <w:rFonts w:ascii="Times New Roman" w:hAnsi="Times New Roman"/>
        </w:rPr>
        <w:t>-</w:t>
      </w:r>
      <w:proofErr w:type="spellStart"/>
      <w:r w:rsidR="008B33A2">
        <w:rPr>
          <w:rFonts w:ascii="Times New Roman" w:hAnsi="Times New Roman"/>
        </w:rPr>
        <w:t>Pesa</w:t>
      </w:r>
      <w:proofErr w:type="spellEnd"/>
      <w:r w:rsidR="00487F99" w:rsidRPr="003351A3">
        <w:rPr>
          <w:rFonts w:ascii="Times New Roman" w:hAnsi="Times New Roman"/>
        </w:rPr>
        <w:t xml:space="preserve"> in </w:t>
      </w:r>
      <w:commentRangeStart w:id="444"/>
      <w:r w:rsidR="00487F99" w:rsidRPr="003351A3">
        <w:rPr>
          <w:rFonts w:ascii="Times New Roman" w:hAnsi="Times New Roman"/>
        </w:rPr>
        <w:t>Kenya</w:t>
      </w:r>
      <w:commentRangeEnd w:id="444"/>
      <w:r w:rsidR="008B33A2">
        <w:rPr>
          <w:rStyle w:val="CommentReference"/>
        </w:rPr>
        <w:commentReference w:id="444"/>
      </w:r>
      <w:r w:rsidR="00487F99" w:rsidRPr="003351A3">
        <w:rPr>
          <w:rFonts w:ascii="Times New Roman" w:hAnsi="Times New Roman"/>
        </w:rPr>
        <w:t>). However, governments rarely make even internal migration easy. At the very least, bureaucratic barriers to migration should be removed</w:t>
      </w:r>
      <w:del w:id="445" w:author="Author">
        <w:r w:rsidR="00487F99" w:rsidRPr="003351A3" w:rsidDel="00D06006">
          <w:rPr>
            <w:rFonts w:ascii="Times New Roman" w:hAnsi="Times New Roman"/>
          </w:rPr>
          <w:delText>, while the provision of</w:delText>
        </w:r>
      </w:del>
      <w:ins w:id="446" w:author="Author">
        <w:r w:rsidR="00D06006">
          <w:rPr>
            <w:rFonts w:ascii="Times New Roman" w:hAnsi="Times New Roman"/>
          </w:rPr>
          <w:t>; providing</w:t>
        </w:r>
      </w:ins>
      <w:r w:rsidR="00487F99" w:rsidRPr="003351A3">
        <w:rPr>
          <w:rFonts w:ascii="Times New Roman" w:hAnsi="Times New Roman"/>
        </w:rPr>
        <w:t xml:space="preserve"> urban infrastructure (particularly housing and water) can also facilitate a smoother process of adjustment.</w:t>
      </w:r>
      <w:r w:rsidR="00487F99" w:rsidRPr="003351A3">
        <w:rPr>
          <w:rStyle w:val="FootnoteReference"/>
          <w:rFonts w:ascii="Times New Roman" w:hAnsi="Times New Roman"/>
        </w:rPr>
        <w:footnoteReference w:id="6"/>
      </w:r>
      <w:r w:rsidR="00487F99" w:rsidRPr="003351A3">
        <w:rPr>
          <w:rFonts w:ascii="Times New Roman" w:hAnsi="Times New Roman"/>
        </w:rPr>
        <w:t xml:space="preserve"> </w:t>
      </w:r>
    </w:p>
    <w:p w:rsidR="00487F99" w:rsidRPr="003351A3" w:rsidRDefault="00487F99" w:rsidP="002F0E0E">
      <w:pPr>
        <w:pStyle w:val="Caption"/>
        <w:rPr>
          <w:rFonts w:ascii="Times New Roman" w:hAnsi="Times New Roman"/>
          <w:color w:val="auto"/>
          <w:sz w:val="22"/>
          <w:szCs w:val="22"/>
        </w:rPr>
      </w:pPr>
      <w:bookmarkStart w:id="447" w:name="_Toc308443581"/>
      <w:r w:rsidRPr="003351A3">
        <w:rPr>
          <w:rFonts w:ascii="Times New Roman" w:hAnsi="Times New Roman"/>
          <w:color w:val="auto"/>
          <w:sz w:val="22"/>
          <w:szCs w:val="22"/>
        </w:rPr>
        <w:t xml:space="preserve">Table </w:t>
      </w:r>
      <w:del w:id="448"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Table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7</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w:delText>
        </w:r>
      </w:del>
      <w:ins w:id="449" w:author="Author">
        <w:r w:rsidR="00520EFF">
          <w:rPr>
            <w:rFonts w:ascii="Times New Roman" w:hAnsi="Times New Roman"/>
            <w:color w:val="auto"/>
            <w:sz w:val="22"/>
            <w:szCs w:val="22"/>
          </w:rPr>
          <w:t>4.4—</w:t>
        </w:r>
      </w:ins>
      <w:r w:rsidRPr="003351A3">
        <w:rPr>
          <w:rFonts w:ascii="Times New Roman" w:hAnsi="Times New Roman"/>
          <w:color w:val="auto"/>
          <w:sz w:val="22"/>
          <w:szCs w:val="22"/>
        </w:rPr>
        <w:t>Income</w:t>
      </w:r>
      <w:ins w:id="450" w:author="Author">
        <w:r w:rsidR="00D06006">
          <w:rPr>
            <w:rFonts w:ascii="Times New Roman" w:hAnsi="Times New Roman"/>
            <w:color w:val="auto"/>
            <w:sz w:val="22"/>
            <w:szCs w:val="22"/>
          </w:rPr>
          <w:t>, diet, immunization, and literacy</w:t>
        </w:r>
      </w:ins>
      <w:del w:id="451" w:author="Author">
        <w:r w:rsidRPr="003351A3" w:rsidDel="00D06006">
          <w:rPr>
            <w:rFonts w:ascii="Times New Roman" w:hAnsi="Times New Roman"/>
            <w:color w:val="auto"/>
            <w:sz w:val="22"/>
            <w:szCs w:val="22"/>
          </w:rPr>
          <w:delText>s (birr/month)</w:delText>
        </w:r>
      </w:del>
      <w:r w:rsidRPr="003351A3">
        <w:rPr>
          <w:rFonts w:ascii="Times New Roman" w:hAnsi="Times New Roman"/>
          <w:color w:val="auto"/>
          <w:sz w:val="22"/>
          <w:szCs w:val="22"/>
        </w:rPr>
        <w:t xml:space="preserve"> by livelihood type in the Somali region of Ethiopia, 2005</w:t>
      </w:r>
      <w:bookmarkEnd w:id="447"/>
    </w:p>
    <w:tbl>
      <w:tblPr>
        <w:tblW w:w="0" w:type="auto"/>
        <w:tblInd w:w="108" w:type="dxa"/>
        <w:tblBorders>
          <w:top w:val="single" w:sz="4" w:space="0" w:color="auto"/>
          <w:bottom w:val="single" w:sz="4" w:space="0" w:color="auto"/>
        </w:tblBorders>
        <w:tblLook w:val="00A0" w:firstRow="1" w:lastRow="0" w:firstColumn="1" w:lastColumn="0" w:noHBand="0" w:noVBand="0"/>
      </w:tblPr>
      <w:tblGrid>
        <w:gridCol w:w="1849"/>
        <w:gridCol w:w="1859"/>
        <w:gridCol w:w="2250"/>
        <w:gridCol w:w="1925"/>
        <w:gridCol w:w="1585"/>
      </w:tblGrid>
      <w:tr w:rsidR="00487F99" w:rsidRPr="003351A3" w:rsidTr="00E32C7A">
        <w:tc>
          <w:tcPr>
            <w:tcW w:w="1849" w:type="dxa"/>
            <w:tcBorders>
              <w:top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sz w:val="20"/>
                <w:szCs w:val="20"/>
              </w:rPr>
            </w:pPr>
            <w:r w:rsidRPr="003351A3">
              <w:rPr>
                <w:rFonts w:ascii="Times New Roman" w:hAnsi="Times New Roman"/>
                <w:b/>
                <w:sz w:val="20"/>
                <w:szCs w:val="20"/>
              </w:rPr>
              <w:t>Livelihood</w:t>
            </w:r>
            <w:ins w:id="452" w:author="Author">
              <w:r w:rsidR="00C93524">
                <w:rPr>
                  <w:rFonts w:ascii="Times New Roman" w:hAnsi="Times New Roman"/>
                  <w:b/>
                  <w:sz w:val="20"/>
                  <w:szCs w:val="20"/>
                </w:rPr>
                <w:t xml:space="preserve"> type</w:t>
              </w:r>
            </w:ins>
            <w:del w:id="453" w:author="Author">
              <w:r w:rsidRPr="003351A3" w:rsidDel="00D06006">
                <w:rPr>
                  <w:rFonts w:ascii="Times New Roman" w:hAnsi="Times New Roman"/>
                  <w:b/>
                  <w:sz w:val="20"/>
                  <w:szCs w:val="20"/>
                </w:rPr>
                <w:delText>s</w:delText>
              </w:r>
            </w:del>
          </w:p>
        </w:tc>
        <w:tc>
          <w:tcPr>
            <w:tcW w:w="1859" w:type="dxa"/>
            <w:tcBorders>
              <w:top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sz w:val="20"/>
                <w:szCs w:val="20"/>
              </w:rPr>
            </w:pPr>
            <w:r w:rsidRPr="003351A3">
              <w:rPr>
                <w:rFonts w:ascii="Times New Roman" w:hAnsi="Times New Roman"/>
                <w:b/>
                <w:sz w:val="20"/>
                <w:szCs w:val="20"/>
              </w:rPr>
              <w:t>Mean income</w:t>
            </w:r>
            <w:r w:rsidR="00D06006">
              <w:rPr>
                <w:rFonts w:ascii="Times New Roman" w:hAnsi="Times New Roman"/>
                <w:b/>
                <w:sz w:val="20"/>
                <w:szCs w:val="20"/>
              </w:rPr>
              <w:t xml:space="preserve">, </w:t>
            </w:r>
            <w:ins w:id="454" w:author="Author">
              <w:r w:rsidR="00D06006">
                <w:rPr>
                  <w:rFonts w:ascii="Times New Roman" w:hAnsi="Times New Roman"/>
                  <w:b/>
                  <w:sz w:val="20"/>
                  <w:szCs w:val="20"/>
                </w:rPr>
                <w:t>ETB/month</w:t>
              </w:r>
            </w:ins>
            <w:r w:rsidRPr="003351A3">
              <w:rPr>
                <w:rFonts w:ascii="Times New Roman" w:hAnsi="Times New Roman"/>
                <w:b/>
                <w:sz w:val="20"/>
                <w:szCs w:val="20"/>
              </w:rPr>
              <w:t xml:space="preserve"> </w:t>
            </w:r>
          </w:p>
          <w:p w:rsidR="00487F99" w:rsidRPr="003351A3" w:rsidRDefault="00487F99" w:rsidP="00E32C7A">
            <w:pPr>
              <w:autoSpaceDE w:val="0"/>
              <w:autoSpaceDN w:val="0"/>
              <w:adjustRightInd w:val="0"/>
              <w:spacing w:after="0" w:line="240" w:lineRule="auto"/>
              <w:rPr>
                <w:rFonts w:ascii="Times New Roman" w:hAnsi="Times New Roman"/>
                <w:b/>
                <w:sz w:val="20"/>
                <w:szCs w:val="20"/>
              </w:rPr>
            </w:pPr>
            <w:r w:rsidRPr="003351A3">
              <w:rPr>
                <w:rFonts w:ascii="Times New Roman" w:hAnsi="Times New Roman"/>
                <w:b/>
                <w:sz w:val="20"/>
                <w:szCs w:val="20"/>
              </w:rPr>
              <w:t>(excl. 0 incomes)</w:t>
            </w:r>
          </w:p>
        </w:tc>
        <w:tc>
          <w:tcPr>
            <w:tcW w:w="2250" w:type="dxa"/>
            <w:tcBorders>
              <w:top w:val="single" w:sz="4" w:space="0" w:color="auto"/>
            </w:tcBorders>
          </w:tcPr>
          <w:p w:rsidR="00487F99" w:rsidRPr="003351A3" w:rsidRDefault="00487F99" w:rsidP="00D06006">
            <w:pPr>
              <w:autoSpaceDE w:val="0"/>
              <w:autoSpaceDN w:val="0"/>
              <w:adjustRightInd w:val="0"/>
              <w:spacing w:after="0" w:line="240" w:lineRule="auto"/>
              <w:rPr>
                <w:rFonts w:ascii="Times New Roman" w:hAnsi="Times New Roman"/>
                <w:b/>
                <w:sz w:val="20"/>
                <w:szCs w:val="20"/>
              </w:rPr>
            </w:pPr>
            <w:r w:rsidRPr="003351A3">
              <w:rPr>
                <w:rFonts w:ascii="Times New Roman" w:hAnsi="Times New Roman"/>
                <w:b/>
                <w:sz w:val="20"/>
                <w:szCs w:val="20"/>
              </w:rPr>
              <w:t>Dietary diversity scores</w:t>
            </w:r>
            <w:r w:rsidR="003351A3" w:rsidRPr="003351A3">
              <w:rPr>
                <w:rFonts w:ascii="Times New Roman" w:hAnsi="Times New Roman"/>
                <w:b/>
                <w:sz w:val="20"/>
                <w:szCs w:val="20"/>
              </w:rPr>
              <w:t xml:space="preserve"> </w:t>
            </w:r>
            <w:r w:rsidRPr="003351A3">
              <w:rPr>
                <w:rFonts w:ascii="Times New Roman" w:hAnsi="Times New Roman"/>
                <w:b/>
                <w:sz w:val="20"/>
                <w:szCs w:val="20"/>
              </w:rPr>
              <w:t>(0</w:t>
            </w:r>
            <w:r w:rsidR="00D06006">
              <w:rPr>
                <w:rFonts w:ascii="Times New Roman" w:hAnsi="Times New Roman"/>
                <w:b/>
                <w:sz w:val="20"/>
                <w:szCs w:val="20"/>
              </w:rPr>
              <w:t>–</w:t>
            </w:r>
            <w:r w:rsidRPr="003351A3">
              <w:rPr>
                <w:rFonts w:ascii="Times New Roman" w:hAnsi="Times New Roman"/>
                <w:b/>
                <w:sz w:val="20"/>
                <w:szCs w:val="20"/>
              </w:rPr>
              <w:t>13 food types)</w:t>
            </w:r>
          </w:p>
        </w:tc>
        <w:tc>
          <w:tcPr>
            <w:tcW w:w="1925" w:type="dxa"/>
            <w:tcBorders>
              <w:top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sz w:val="20"/>
                <w:szCs w:val="20"/>
              </w:rPr>
            </w:pPr>
            <w:r w:rsidRPr="003351A3">
              <w:rPr>
                <w:rFonts w:ascii="Times New Roman" w:hAnsi="Times New Roman"/>
                <w:b/>
                <w:sz w:val="20"/>
                <w:szCs w:val="20"/>
              </w:rPr>
              <w:t>Children immunized (%)</w:t>
            </w:r>
          </w:p>
        </w:tc>
        <w:tc>
          <w:tcPr>
            <w:tcW w:w="1585" w:type="dxa"/>
            <w:tcBorders>
              <w:top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b/>
                <w:sz w:val="20"/>
                <w:szCs w:val="20"/>
              </w:rPr>
            </w:pPr>
            <w:r w:rsidRPr="003351A3">
              <w:rPr>
                <w:rFonts w:ascii="Times New Roman" w:hAnsi="Times New Roman"/>
                <w:b/>
                <w:sz w:val="20"/>
                <w:szCs w:val="20"/>
              </w:rPr>
              <w:t>Adult literacy (%)</w:t>
            </w:r>
          </w:p>
        </w:tc>
      </w:tr>
      <w:tr w:rsidR="00487F99" w:rsidRPr="003351A3" w:rsidTr="00E32C7A">
        <w:tc>
          <w:tcPr>
            <w:tcW w:w="1849"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Pastoral</w:t>
            </w:r>
          </w:p>
        </w:tc>
        <w:tc>
          <w:tcPr>
            <w:tcW w:w="1859"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217</w:t>
            </w:r>
            <w:r w:rsidR="003351A3" w:rsidRPr="003351A3">
              <w:rPr>
                <w:rFonts w:ascii="Times New Roman" w:hAnsi="Times New Roman"/>
                <w:sz w:val="20"/>
                <w:szCs w:val="20"/>
              </w:rPr>
              <w:t xml:space="preserve"> </w:t>
            </w:r>
            <w:r w:rsidRPr="003351A3">
              <w:rPr>
                <w:rFonts w:ascii="Times New Roman" w:hAnsi="Times New Roman"/>
                <w:sz w:val="20"/>
                <w:szCs w:val="20"/>
              </w:rPr>
              <w:t>(340)</w:t>
            </w:r>
          </w:p>
        </w:tc>
        <w:tc>
          <w:tcPr>
            <w:tcW w:w="2250"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4.3</w:t>
            </w:r>
          </w:p>
        </w:tc>
        <w:tc>
          <w:tcPr>
            <w:tcW w:w="1925"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24.4</w:t>
            </w:r>
          </w:p>
        </w:tc>
        <w:tc>
          <w:tcPr>
            <w:tcW w:w="1585"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13.7</w:t>
            </w:r>
          </w:p>
        </w:tc>
      </w:tr>
      <w:tr w:rsidR="00487F99" w:rsidRPr="003351A3" w:rsidTr="00E32C7A">
        <w:tc>
          <w:tcPr>
            <w:tcW w:w="1849"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proofErr w:type="spellStart"/>
            <w:r w:rsidRPr="003351A3">
              <w:rPr>
                <w:rFonts w:ascii="Times New Roman" w:hAnsi="Times New Roman"/>
                <w:sz w:val="20"/>
                <w:szCs w:val="20"/>
              </w:rPr>
              <w:t>Agropastoral</w:t>
            </w:r>
            <w:proofErr w:type="spellEnd"/>
          </w:p>
        </w:tc>
        <w:tc>
          <w:tcPr>
            <w:tcW w:w="1859"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97</w:t>
            </w:r>
            <w:r w:rsidR="003351A3" w:rsidRPr="003351A3">
              <w:rPr>
                <w:rFonts w:ascii="Times New Roman" w:hAnsi="Times New Roman"/>
                <w:sz w:val="20"/>
                <w:szCs w:val="20"/>
              </w:rPr>
              <w:t xml:space="preserve"> </w:t>
            </w:r>
            <w:r w:rsidRPr="003351A3">
              <w:rPr>
                <w:rFonts w:ascii="Times New Roman" w:hAnsi="Times New Roman"/>
                <w:sz w:val="20"/>
                <w:szCs w:val="20"/>
              </w:rPr>
              <w:t>(199)</w:t>
            </w:r>
          </w:p>
        </w:tc>
        <w:tc>
          <w:tcPr>
            <w:tcW w:w="2250"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3.4</w:t>
            </w:r>
          </w:p>
        </w:tc>
        <w:tc>
          <w:tcPr>
            <w:tcW w:w="1925"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19.6</w:t>
            </w:r>
          </w:p>
        </w:tc>
        <w:tc>
          <w:tcPr>
            <w:tcW w:w="1585"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11.4</w:t>
            </w:r>
          </w:p>
        </w:tc>
      </w:tr>
      <w:tr w:rsidR="00487F99" w:rsidRPr="003351A3" w:rsidTr="00E32C7A">
        <w:tc>
          <w:tcPr>
            <w:tcW w:w="1849"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Farm</w:t>
            </w:r>
          </w:p>
        </w:tc>
        <w:tc>
          <w:tcPr>
            <w:tcW w:w="1859"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254</w:t>
            </w:r>
            <w:r w:rsidR="003351A3" w:rsidRPr="003351A3">
              <w:rPr>
                <w:rFonts w:ascii="Times New Roman" w:hAnsi="Times New Roman"/>
                <w:sz w:val="20"/>
                <w:szCs w:val="20"/>
              </w:rPr>
              <w:t xml:space="preserve"> </w:t>
            </w:r>
            <w:r w:rsidRPr="003351A3">
              <w:rPr>
                <w:rFonts w:ascii="Times New Roman" w:hAnsi="Times New Roman"/>
                <w:sz w:val="20"/>
                <w:szCs w:val="20"/>
              </w:rPr>
              <w:t>(345)</w:t>
            </w:r>
          </w:p>
        </w:tc>
        <w:tc>
          <w:tcPr>
            <w:tcW w:w="2250"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3.9</w:t>
            </w:r>
          </w:p>
        </w:tc>
        <w:tc>
          <w:tcPr>
            <w:tcW w:w="1925"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35.4</w:t>
            </w:r>
          </w:p>
        </w:tc>
        <w:tc>
          <w:tcPr>
            <w:tcW w:w="1585" w:type="dxa"/>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12.5</w:t>
            </w:r>
          </w:p>
        </w:tc>
      </w:tr>
      <w:tr w:rsidR="00487F99" w:rsidRPr="003351A3" w:rsidTr="00E32C7A">
        <w:tc>
          <w:tcPr>
            <w:tcW w:w="1849" w:type="dxa"/>
            <w:tcBorders>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Urban</w:t>
            </w:r>
          </w:p>
        </w:tc>
        <w:tc>
          <w:tcPr>
            <w:tcW w:w="1859" w:type="dxa"/>
            <w:tcBorders>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1,081</w:t>
            </w:r>
            <w:r w:rsidR="003351A3" w:rsidRPr="003351A3">
              <w:rPr>
                <w:rFonts w:ascii="Times New Roman" w:hAnsi="Times New Roman"/>
                <w:sz w:val="20"/>
                <w:szCs w:val="20"/>
              </w:rPr>
              <w:t xml:space="preserve"> </w:t>
            </w:r>
            <w:r w:rsidRPr="003351A3">
              <w:rPr>
                <w:rFonts w:ascii="Times New Roman" w:hAnsi="Times New Roman"/>
                <w:sz w:val="20"/>
                <w:szCs w:val="20"/>
              </w:rPr>
              <w:t>(1,103)</w:t>
            </w:r>
          </w:p>
        </w:tc>
        <w:tc>
          <w:tcPr>
            <w:tcW w:w="2250" w:type="dxa"/>
            <w:tcBorders>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6.8</w:t>
            </w:r>
          </w:p>
        </w:tc>
        <w:tc>
          <w:tcPr>
            <w:tcW w:w="1925" w:type="dxa"/>
            <w:tcBorders>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49.4</w:t>
            </w:r>
          </w:p>
        </w:tc>
        <w:tc>
          <w:tcPr>
            <w:tcW w:w="1585" w:type="dxa"/>
            <w:tcBorders>
              <w:bottom w:val="single" w:sz="4" w:space="0" w:color="auto"/>
            </w:tcBorders>
          </w:tcPr>
          <w:p w:rsidR="00487F99" w:rsidRPr="003351A3" w:rsidRDefault="00487F99" w:rsidP="00E32C7A">
            <w:pPr>
              <w:autoSpaceDE w:val="0"/>
              <w:autoSpaceDN w:val="0"/>
              <w:adjustRightInd w:val="0"/>
              <w:spacing w:after="0" w:line="240" w:lineRule="auto"/>
              <w:rPr>
                <w:rFonts w:ascii="Times New Roman" w:hAnsi="Times New Roman"/>
                <w:sz w:val="20"/>
                <w:szCs w:val="20"/>
              </w:rPr>
            </w:pPr>
            <w:r w:rsidRPr="003351A3">
              <w:rPr>
                <w:rFonts w:ascii="Times New Roman" w:hAnsi="Times New Roman"/>
                <w:sz w:val="20"/>
                <w:szCs w:val="20"/>
              </w:rPr>
              <w:t>49.9</w:t>
            </w:r>
          </w:p>
        </w:tc>
      </w:tr>
    </w:tbl>
    <w:p w:rsidR="00487F99" w:rsidRPr="003351A3" w:rsidRDefault="00487F99" w:rsidP="009C0C69">
      <w:pPr>
        <w:spacing w:after="120" w:line="240" w:lineRule="auto"/>
        <w:jc w:val="both"/>
        <w:rPr>
          <w:rFonts w:ascii="Times New Roman" w:hAnsi="Times New Roman"/>
          <w:sz w:val="18"/>
          <w:szCs w:val="18"/>
        </w:rPr>
      </w:pPr>
      <w:r w:rsidRPr="003351A3">
        <w:rPr>
          <w:rFonts w:ascii="Times New Roman" w:hAnsi="Times New Roman"/>
          <w:sz w:val="18"/>
          <w:szCs w:val="18"/>
        </w:rPr>
        <w:t>Source: Devereux (2006).</w:t>
      </w:r>
      <w:del w:id="455" w:author="Author">
        <w:r w:rsidRPr="003351A3" w:rsidDel="00D06006">
          <w:rPr>
            <w:rFonts w:ascii="Times New Roman" w:hAnsi="Times New Roman"/>
            <w:sz w:val="18"/>
            <w:szCs w:val="18"/>
          </w:rPr>
          <w:delText xml:space="preserve"> Income is in birr per month.</w:delText>
        </w:r>
      </w:del>
    </w:p>
    <w:p w:rsidR="00487F99" w:rsidRPr="00094F61" w:rsidRDefault="00487F99" w:rsidP="002F0E0E">
      <w:pPr>
        <w:pStyle w:val="Heading2"/>
        <w:rPr>
          <w:rFonts w:ascii="Times New Roman" w:hAnsi="Times New Roman"/>
          <w:i/>
          <w:color w:val="auto"/>
          <w:sz w:val="22"/>
          <w:szCs w:val="22"/>
        </w:rPr>
      </w:pPr>
      <w:bookmarkStart w:id="456" w:name="_Toc315372530"/>
      <w:del w:id="457" w:author="Author">
        <w:r w:rsidRPr="00094F61" w:rsidDel="00520EFF">
          <w:rPr>
            <w:rFonts w:ascii="Times New Roman" w:hAnsi="Times New Roman"/>
            <w:i/>
            <w:color w:val="auto"/>
            <w:sz w:val="22"/>
            <w:szCs w:val="22"/>
          </w:rPr>
          <w:delText xml:space="preserve">4.4 </w:delText>
        </w:r>
      </w:del>
      <w:r w:rsidRPr="00094F61">
        <w:rPr>
          <w:rFonts w:ascii="Times New Roman" w:hAnsi="Times New Roman"/>
          <w:i/>
          <w:color w:val="auto"/>
          <w:sz w:val="22"/>
          <w:szCs w:val="22"/>
        </w:rPr>
        <w:t xml:space="preserve">Education as a </w:t>
      </w:r>
      <w:r w:rsidR="00520EFF" w:rsidRPr="00094F61">
        <w:rPr>
          <w:rFonts w:ascii="Times New Roman" w:hAnsi="Times New Roman"/>
          <w:i/>
          <w:color w:val="auto"/>
          <w:sz w:val="22"/>
          <w:szCs w:val="22"/>
        </w:rPr>
        <w:t>C</w:t>
      </w:r>
      <w:r w:rsidRPr="00094F61">
        <w:rPr>
          <w:rFonts w:ascii="Times New Roman" w:hAnsi="Times New Roman"/>
          <w:i/>
          <w:color w:val="auto"/>
          <w:sz w:val="22"/>
          <w:szCs w:val="22"/>
        </w:rPr>
        <w:t xml:space="preserve">ross-cutting </w:t>
      </w:r>
      <w:r w:rsidR="00520EFF" w:rsidRPr="00094F61">
        <w:rPr>
          <w:rFonts w:ascii="Times New Roman" w:hAnsi="Times New Roman"/>
          <w:i/>
          <w:color w:val="auto"/>
          <w:sz w:val="22"/>
          <w:szCs w:val="22"/>
        </w:rPr>
        <w:t>I</w:t>
      </w:r>
      <w:r w:rsidRPr="00094F61">
        <w:rPr>
          <w:rFonts w:ascii="Times New Roman" w:hAnsi="Times New Roman"/>
          <w:i/>
          <w:color w:val="auto"/>
          <w:sz w:val="22"/>
          <w:szCs w:val="22"/>
        </w:rPr>
        <w:t>ntervention</w:t>
      </w:r>
      <w:bookmarkEnd w:id="456"/>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A rapid expansion of education is probably the highest</w:t>
      </w:r>
      <w:r w:rsidR="00C93524">
        <w:rPr>
          <w:rFonts w:ascii="Times New Roman" w:hAnsi="Times New Roman"/>
        </w:rPr>
        <w:t xml:space="preserve"> </w:t>
      </w:r>
      <w:r w:rsidRPr="003351A3">
        <w:rPr>
          <w:rFonts w:ascii="Times New Roman" w:hAnsi="Times New Roman"/>
        </w:rPr>
        <w:t>return investment for positively diversifying the economy</w:t>
      </w:r>
      <w:del w:id="458" w:author="Author">
        <w:r w:rsidRPr="003351A3" w:rsidDel="005E2D83">
          <w:rPr>
            <w:rFonts w:ascii="Times New Roman" w:hAnsi="Times New Roman"/>
          </w:rPr>
          <w:delText>. This holds</w:delText>
        </w:r>
      </w:del>
      <w:ins w:id="459" w:author="Author">
        <w:r w:rsidR="005E2D83">
          <w:rPr>
            <w:rFonts w:ascii="Times New Roman" w:hAnsi="Times New Roman"/>
          </w:rPr>
          <w:t>,</w:t>
        </w:r>
      </w:ins>
      <w:r w:rsidRPr="003351A3">
        <w:rPr>
          <w:rFonts w:ascii="Times New Roman" w:hAnsi="Times New Roman"/>
        </w:rPr>
        <w:t xml:space="preserve"> because education has a number of benefits.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First, the population structure of pastoralist regions is heavily skewed toward the very young. Devereux’</w:t>
      </w:r>
      <w:r w:rsidR="00D06006">
        <w:rPr>
          <w:rFonts w:ascii="Times New Roman" w:hAnsi="Times New Roman"/>
        </w:rPr>
        <w:t>s</w:t>
      </w:r>
      <w:r w:rsidRPr="003351A3">
        <w:rPr>
          <w:rFonts w:ascii="Times New Roman" w:hAnsi="Times New Roman"/>
        </w:rPr>
        <w:t xml:space="preserve"> (2006) survey found that 31</w:t>
      </w:r>
      <w:r w:rsidR="008328FA">
        <w:rPr>
          <w:rFonts w:ascii="Times New Roman" w:hAnsi="Times New Roman"/>
        </w:rPr>
        <w:t xml:space="preserve"> percent</w:t>
      </w:r>
      <w:r w:rsidRPr="003351A3">
        <w:rPr>
          <w:rFonts w:ascii="Times New Roman" w:hAnsi="Times New Roman"/>
        </w:rPr>
        <w:t xml:space="preserve"> of the Somali region</w:t>
      </w:r>
      <w:r w:rsidR="00C93524">
        <w:rPr>
          <w:rFonts w:ascii="Times New Roman" w:hAnsi="Times New Roman"/>
        </w:rPr>
        <w:t>’s</w:t>
      </w:r>
      <w:r w:rsidRPr="003351A3">
        <w:rPr>
          <w:rFonts w:ascii="Times New Roman" w:hAnsi="Times New Roman"/>
        </w:rPr>
        <w:t xml:space="preserve"> population is aged </w:t>
      </w:r>
      <w:del w:id="460" w:author="Author">
        <w:r w:rsidRPr="003351A3" w:rsidDel="005E2D83">
          <w:rPr>
            <w:rFonts w:ascii="Times New Roman" w:hAnsi="Times New Roman"/>
          </w:rPr>
          <w:delText xml:space="preserve">between </w:delText>
        </w:r>
      </w:del>
      <w:r w:rsidRPr="003351A3">
        <w:rPr>
          <w:rFonts w:ascii="Times New Roman" w:hAnsi="Times New Roman"/>
        </w:rPr>
        <w:t>0</w:t>
      </w:r>
      <w:r w:rsidR="005E2D83">
        <w:rPr>
          <w:rFonts w:ascii="Times New Roman" w:hAnsi="Times New Roman"/>
        </w:rPr>
        <w:t>–</w:t>
      </w:r>
      <w:r w:rsidRPr="003351A3">
        <w:rPr>
          <w:rFonts w:ascii="Times New Roman" w:hAnsi="Times New Roman"/>
        </w:rPr>
        <w:t>9 years and another 28</w:t>
      </w:r>
      <w:r w:rsidR="008328FA">
        <w:rPr>
          <w:rFonts w:ascii="Times New Roman" w:hAnsi="Times New Roman"/>
        </w:rPr>
        <w:t xml:space="preserve"> percent</w:t>
      </w:r>
      <w:r w:rsidRPr="003351A3">
        <w:rPr>
          <w:rFonts w:ascii="Times New Roman" w:hAnsi="Times New Roman"/>
        </w:rPr>
        <w:t xml:space="preserve"> </w:t>
      </w:r>
      <w:del w:id="461" w:author="Author">
        <w:r w:rsidRPr="003351A3" w:rsidDel="005E2D83">
          <w:rPr>
            <w:rFonts w:ascii="Times New Roman" w:hAnsi="Times New Roman"/>
          </w:rPr>
          <w:delText xml:space="preserve">between </w:delText>
        </w:r>
      </w:del>
      <w:ins w:id="462" w:author="Author">
        <w:r w:rsidR="005E2D83">
          <w:rPr>
            <w:rFonts w:ascii="Times New Roman" w:hAnsi="Times New Roman"/>
          </w:rPr>
          <w:t xml:space="preserve">is </w:t>
        </w:r>
      </w:ins>
      <w:r w:rsidRPr="003351A3">
        <w:rPr>
          <w:rFonts w:ascii="Times New Roman" w:hAnsi="Times New Roman"/>
        </w:rPr>
        <w:t>10</w:t>
      </w:r>
      <w:r w:rsidR="005E2D83">
        <w:rPr>
          <w:rFonts w:ascii="Times New Roman" w:hAnsi="Times New Roman"/>
        </w:rPr>
        <w:t>–</w:t>
      </w:r>
      <w:r w:rsidRPr="003351A3">
        <w:rPr>
          <w:rFonts w:ascii="Times New Roman" w:hAnsi="Times New Roman"/>
        </w:rPr>
        <w:t>19 years</w:t>
      </w:r>
      <w:ins w:id="463" w:author="Author">
        <w:r w:rsidR="005E2D83">
          <w:rPr>
            <w:rFonts w:ascii="Times New Roman" w:hAnsi="Times New Roman"/>
          </w:rPr>
          <w:t xml:space="preserve"> old</w:t>
        </w:r>
      </w:ins>
      <w:r w:rsidRPr="003351A3">
        <w:rPr>
          <w:rFonts w:ascii="Times New Roman" w:hAnsi="Times New Roman"/>
        </w:rPr>
        <w:t xml:space="preserve">. The </w:t>
      </w:r>
      <w:r w:rsidR="005E2D83">
        <w:rPr>
          <w:rFonts w:ascii="Times New Roman" w:hAnsi="Times New Roman"/>
        </w:rPr>
        <w:t>c</w:t>
      </w:r>
      <w:r w:rsidRPr="003351A3">
        <w:rPr>
          <w:rFonts w:ascii="Times New Roman" w:hAnsi="Times New Roman"/>
        </w:rPr>
        <w:t>ensus of 2007 confirms these numbers</w:t>
      </w:r>
      <w:r w:rsidR="005E2D83">
        <w:rPr>
          <w:rFonts w:ascii="Times New Roman" w:hAnsi="Times New Roman"/>
        </w:rPr>
        <w:t>,</w:t>
      </w:r>
      <w:r w:rsidRPr="003351A3">
        <w:rPr>
          <w:rFonts w:ascii="Times New Roman" w:hAnsi="Times New Roman"/>
        </w:rPr>
        <w:t xml:space="preserve"> with </w:t>
      </w:r>
      <w:proofErr w:type="gramStart"/>
      <w:r w:rsidRPr="003351A3">
        <w:rPr>
          <w:rFonts w:ascii="Times New Roman" w:hAnsi="Times New Roman"/>
        </w:rPr>
        <w:t>th</w:t>
      </w:r>
      <w:proofErr w:type="gramEnd"/>
      <w:del w:id="464" w:author="Author">
        <w:r w:rsidRPr="003351A3" w:rsidDel="005E2D83">
          <w:rPr>
            <w:rFonts w:ascii="Times New Roman" w:hAnsi="Times New Roman"/>
          </w:rPr>
          <w:delText>e 0-19 year olds</w:delText>
        </w:r>
      </w:del>
      <w:ins w:id="465" w:author="Author">
        <w:r w:rsidR="005E2D83">
          <w:rPr>
            <w:rFonts w:ascii="Times New Roman" w:hAnsi="Times New Roman"/>
          </w:rPr>
          <w:t>ose 19 and under</w:t>
        </w:r>
      </w:ins>
      <w:r w:rsidRPr="003351A3">
        <w:rPr>
          <w:rFonts w:ascii="Times New Roman" w:hAnsi="Times New Roman"/>
        </w:rPr>
        <w:t xml:space="preserve"> accounting for 58</w:t>
      </w:r>
      <w:r w:rsidR="008328FA">
        <w:rPr>
          <w:rFonts w:ascii="Times New Roman" w:hAnsi="Times New Roman"/>
        </w:rPr>
        <w:t xml:space="preserve"> percent</w:t>
      </w:r>
      <w:r w:rsidRPr="003351A3">
        <w:rPr>
          <w:rFonts w:ascii="Times New Roman" w:hAnsi="Times New Roman"/>
        </w:rPr>
        <w:t xml:space="preserve"> of the population in Afar and Somali regions. Hence, a sizable education push would be a highly relevant intervention, and not simply in the long run.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Second, existing education outcomes in pastoralist regions are extremely poor relative to </w:t>
      </w:r>
      <w:ins w:id="466" w:author="Author">
        <w:r w:rsidR="005E2D83">
          <w:rPr>
            <w:rFonts w:ascii="Times New Roman" w:hAnsi="Times New Roman"/>
          </w:rPr>
          <w:t xml:space="preserve">those in </w:t>
        </w:r>
      </w:ins>
      <w:r w:rsidRPr="003351A3">
        <w:rPr>
          <w:rFonts w:ascii="Times New Roman" w:hAnsi="Times New Roman"/>
        </w:rPr>
        <w:t>other regions. In Ethiopia, for example, just 11.1</w:t>
      </w:r>
      <w:r w:rsidR="008328FA">
        <w:rPr>
          <w:rFonts w:ascii="Times New Roman" w:hAnsi="Times New Roman"/>
        </w:rPr>
        <w:t xml:space="preserve"> percent</w:t>
      </w:r>
      <w:r w:rsidRPr="003351A3">
        <w:rPr>
          <w:rFonts w:ascii="Times New Roman" w:hAnsi="Times New Roman"/>
        </w:rPr>
        <w:t xml:space="preserve"> and 15</w:t>
      </w:r>
      <w:r w:rsidR="008328FA">
        <w:rPr>
          <w:rFonts w:ascii="Times New Roman" w:hAnsi="Times New Roman"/>
        </w:rPr>
        <w:t xml:space="preserve"> percent</w:t>
      </w:r>
      <w:r w:rsidRPr="003351A3">
        <w:rPr>
          <w:rFonts w:ascii="Times New Roman" w:hAnsi="Times New Roman"/>
        </w:rPr>
        <w:t xml:space="preserve"> of males in the Somali and Afar regions</w:t>
      </w:r>
      <w:ins w:id="467" w:author="Author">
        <w:r w:rsidR="005E2D83">
          <w:rPr>
            <w:rFonts w:ascii="Times New Roman" w:hAnsi="Times New Roman"/>
          </w:rPr>
          <w:t>, respectively,</w:t>
        </w:r>
      </w:ins>
      <w:r w:rsidRPr="003351A3">
        <w:rPr>
          <w:rFonts w:ascii="Times New Roman" w:hAnsi="Times New Roman"/>
        </w:rPr>
        <w:t xml:space="preserve"> have some primary education, as against 30</w:t>
      </w:r>
      <w:r w:rsidR="005E2D83">
        <w:rPr>
          <w:rFonts w:ascii="Times New Roman" w:hAnsi="Times New Roman"/>
        </w:rPr>
        <w:t>–</w:t>
      </w:r>
      <w:r w:rsidRPr="003351A3">
        <w:rPr>
          <w:rFonts w:ascii="Times New Roman" w:hAnsi="Times New Roman"/>
        </w:rPr>
        <w:t>40</w:t>
      </w:r>
      <w:r w:rsidR="008328FA">
        <w:rPr>
          <w:rFonts w:ascii="Times New Roman" w:hAnsi="Times New Roman"/>
        </w:rPr>
        <w:t xml:space="preserve"> percent</w:t>
      </w:r>
      <w:r w:rsidRPr="003351A3">
        <w:rPr>
          <w:rFonts w:ascii="Times New Roman" w:hAnsi="Times New Roman"/>
        </w:rPr>
        <w:t xml:space="preserve"> in the highland regions. For women the situation is even worse; just 9</w:t>
      </w:r>
      <w:r w:rsidR="008328FA">
        <w:rPr>
          <w:rFonts w:ascii="Times New Roman" w:hAnsi="Times New Roman"/>
        </w:rPr>
        <w:t xml:space="preserve"> percent</w:t>
      </w:r>
      <w:r w:rsidRPr="003351A3">
        <w:rPr>
          <w:rFonts w:ascii="Times New Roman" w:hAnsi="Times New Roman"/>
        </w:rPr>
        <w:t xml:space="preserve"> and 7</w:t>
      </w:r>
      <w:r w:rsidR="008328FA">
        <w:rPr>
          <w:rFonts w:ascii="Times New Roman" w:hAnsi="Times New Roman"/>
        </w:rPr>
        <w:t xml:space="preserve"> percent</w:t>
      </w:r>
      <w:r w:rsidR="005E2D83">
        <w:rPr>
          <w:rFonts w:ascii="Times New Roman" w:hAnsi="Times New Roman"/>
        </w:rPr>
        <w:t xml:space="preserve">, </w:t>
      </w:r>
      <w:ins w:id="468" w:author="Author">
        <w:r w:rsidR="005E2D83">
          <w:rPr>
            <w:rFonts w:ascii="Times New Roman" w:hAnsi="Times New Roman"/>
          </w:rPr>
          <w:t>respectively,</w:t>
        </w:r>
      </w:ins>
      <w:r w:rsidRPr="003351A3">
        <w:rPr>
          <w:rFonts w:ascii="Times New Roman" w:hAnsi="Times New Roman"/>
        </w:rPr>
        <w:t xml:space="preserve"> have some primary education. Literacy rates in pastoralist areas lag well behind </w:t>
      </w:r>
      <w:ins w:id="469" w:author="Author">
        <w:r w:rsidR="005E2D83">
          <w:rPr>
            <w:rFonts w:ascii="Times New Roman" w:hAnsi="Times New Roman"/>
          </w:rPr>
          <w:t xml:space="preserve">those in </w:t>
        </w:r>
      </w:ins>
      <w:r w:rsidRPr="003351A3">
        <w:rPr>
          <w:rFonts w:ascii="Times New Roman" w:hAnsi="Times New Roman"/>
        </w:rPr>
        <w:t>highland areas in Ethiopia (</w:t>
      </w:r>
      <w:ins w:id="470" w:author="Author">
        <w:r w:rsidR="005E2D83">
          <w:rPr>
            <w:rFonts w:ascii="Times New Roman" w:hAnsi="Times New Roman"/>
          </w:rPr>
          <w:t xml:space="preserve">see </w:t>
        </w:r>
      </w:ins>
      <w:r w:rsidRPr="003351A3">
        <w:rPr>
          <w:rFonts w:ascii="Times New Roman" w:hAnsi="Times New Roman"/>
        </w:rPr>
        <w:t xml:space="preserve">Figure </w:t>
      </w:r>
      <w:del w:id="471" w:author="Author">
        <w:r w:rsidRPr="003351A3" w:rsidDel="005E2D83">
          <w:rPr>
            <w:rFonts w:ascii="Times New Roman" w:hAnsi="Times New Roman"/>
          </w:rPr>
          <w:delText>8</w:delText>
        </w:r>
      </w:del>
      <w:ins w:id="472" w:author="Author">
        <w:r w:rsidR="005E2D83">
          <w:rPr>
            <w:rFonts w:ascii="Times New Roman" w:hAnsi="Times New Roman"/>
          </w:rPr>
          <w:t>4.2</w:t>
        </w:r>
      </w:ins>
      <w:r w:rsidRPr="003351A3">
        <w:rPr>
          <w:rFonts w:ascii="Times New Roman" w:hAnsi="Times New Roman"/>
        </w:rPr>
        <w:t>). Pastoralist areas of Kenya are also lagging behind the rest of the country (</w:t>
      </w:r>
      <w:proofErr w:type="spellStart"/>
      <w:r w:rsidRPr="003351A3">
        <w:rPr>
          <w:rFonts w:ascii="Times New Roman" w:hAnsi="Times New Roman"/>
        </w:rPr>
        <w:t>McPeak</w:t>
      </w:r>
      <w:proofErr w:type="spellEnd"/>
      <w:r w:rsidR="002F4D67">
        <w:rPr>
          <w:rFonts w:ascii="Times New Roman" w:hAnsi="Times New Roman"/>
        </w:rPr>
        <w:t>, Little, and Doss</w:t>
      </w:r>
      <w:r w:rsidRPr="003351A3">
        <w:rPr>
          <w:rFonts w:ascii="Times New Roman" w:hAnsi="Times New Roman"/>
        </w:rPr>
        <w:t xml:space="preserve"> 2011).</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Third, education is a well</w:t>
      </w:r>
      <w:r w:rsidR="005E2D83">
        <w:rPr>
          <w:rFonts w:ascii="Times New Roman" w:hAnsi="Times New Roman"/>
        </w:rPr>
        <w:t>-</w:t>
      </w:r>
      <w:r w:rsidRPr="003351A3">
        <w:rPr>
          <w:rFonts w:ascii="Times New Roman" w:hAnsi="Times New Roman"/>
        </w:rPr>
        <w:t>established requisite for entering gainful employment in the urban and rural nonfarm economies (</w:t>
      </w:r>
      <w:proofErr w:type="spellStart"/>
      <w:r w:rsidRPr="003351A3">
        <w:rPr>
          <w:rFonts w:ascii="Times New Roman" w:hAnsi="Times New Roman"/>
        </w:rPr>
        <w:t>Haggblade</w:t>
      </w:r>
      <w:proofErr w:type="spellEnd"/>
      <w:r w:rsidR="005E2D83">
        <w:rPr>
          <w:rFonts w:ascii="Times New Roman" w:hAnsi="Times New Roman"/>
        </w:rPr>
        <w:t xml:space="preserve">, Hazell, and Reardon </w:t>
      </w:r>
      <w:r w:rsidRPr="003351A3">
        <w:rPr>
          <w:rFonts w:ascii="Times New Roman" w:hAnsi="Times New Roman"/>
        </w:rPr>
        <w:t xml:space="preserve">2007), and for migration (de Brauw </w:t>
      </w:r>
      <w:r w:rsidR="005E2D83">
        <w:rPr>
          <w:rFonts w:ascii="Times New Roman" w:hAnsi="Times New Roman"/>
        </w:rPr>
        <w:t>and Carletto</w:t>
      </w:r>
      <w:r w:rsidRPr="003351A3">
        <w:rPr>
          <w:rFonts w:ascii="Times New Roman" w:hAnsi="Times New Roman"/>
        </w:rPr>
        <w:t xml:space="preserve"> 2008). The same is almost certainly true in pastoralist regions (Little et al. 200</w:t>
      </w:r>
      <w:r w:rsidR="008B33A2">
        <w:rPr>
          <w:rFonts w:ascii="Times New Roman" w:hAnsi="Times New Roman"/>
        </w:rPr>
        <w:t>1</w:t>
      </w:r>
      <w:r w:rsidRPr="003351A3">
        <w:rPr>
          <w:rFonts w:ascii="Times New Roman" w:hAnsi="Times New Roman"/>
        </w:rPr>
        <w:t xml:space="preserve">; Little </w:t>
      </w:r>
      <w:r w:rsidR="008B33A2">
        <w:rPr>
          <w:rFonts w:ascii="Times New Roman" w:hAnsi="Times New Roman"/>
        </w:rPr>
        <w:t xml:space="preserve">et al. </w:t>
      </w:r>
      <w:r w:rsidRPr="003351A3">
        <w:rPr>
          <w:rFonts w:ascii="Times New Roman" w:hAnsi="Times New Roman"/>
        </w:rPr>
        <w:t>2009).</w:t>
      </w:r>
      <w:r w:rsidR="003351A3" w:rsidRPr="003351A3">
        <w:rPr>
          <w:rFonts w:ascii="Times New Roman" w:hAnsi="Times New Roman"/>
        </w:rPr>
        <w:t xml:space="preserve">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Fourth, education of girls</w:t>
      </w:r>
      <w:r w:rsidR="00520EFF">
        <w:rPr>
          <w:rFonts w:ascii="Times New Roman" w:hAnsi="Times New Roman"/>
        </w:rPr>
        <w:t>—</w:t>
      </w:r>
      <w:r w:rsidRPr="003351A3">
        <w:rPr>
          <w:rFonts w:ascii="Times New Roman" w:hAnsi="Times New Roman"/>
        </w:rPr>
        <w:t>especially secondary education</w:t>
      </w:r>
      <w:r w:rsidR="00520EFF">
        <w:rPr>
          <w:rFonts w:ascii="Times New Roman" w:hAnsi="Times New Roman"/>
        </w:rPr>
        <w:t>—</w:t>
      </w:r>
      <w:r w:rsidRPr="003351A3">
        <w:rPr>
          <w:rFonts w:ascii="Times New Roman" w:hAnsi="Times New Roman"/>
        </w:rPr>
        <w:t xml:space="preserve">has been widely shown to reduce fertility rates in Ethiopia (Tadesse and Headey 2011), which will in turn eventually slow down population growth.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Fifth, education could have positive spillovers into policymaking by increasing the technical capacity and political empowerment of pastoralist communities.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Although those benefits seem sizable, there are still significant constraints to scaling up education in pastoralist areas. Devereux (2006) found a major disconnect between the attitudes of fathers and </w:t>
      </w:r>
      <w:ins w:id="473" w:author="Author">
        <w:r w:rsidR="00C81F89">
          <w:rPr>
            <w:rFonts w:ascii="Times New Roman" w:hAnsi="Times New Roman"/>
          </w:rPr>
          <w:t xml:space="preserve">those of </w:t>
        </w:r>
      </w:ins>
      <w:r w:rsidRPr="003351A3">
        <w:rPr>
          <w:rFonts w:ascii="Times New Roman" w:hAnsi="Times New Roman"/>
        </w:rPr>
        <w:t xml:space="preserve">mothers in </w:t>
      </w:r>
      <w:r w:rsidR="00C81F89">
        <w:rPr>
          <w:rFonts w:ascii="Times New Roman" w:hAnsi="Times New Roman"/>
        </w:rPr>
        <w:t xml:space="preserve">the </w:t>
      </w:r>
      <w:r w:rsidRPr="003351A3">
        <w:rPr>
          <w:rFonts w:ascii="Times New Roman" w:hAnsi="Times New Roman"/>
        </w:rPr>
        <w:t>Somali region of Ethiopia. Mothers appeared to be more optimistic that education could improve their children’s lives and more enthusiastic about their daughters</w:t>
      </w:r>
      <w:r w:rsidR="00C81F89">
        <w:rPr>
          <w:rFonts w:ascii="Times New Roman" w:hAnsi="Times New Roman"/>
        </w:rPr>
        <w:t>’</w:t>
      </w:r>
      <w:r w:rsidRPr="003351A3">
        <w:rPr>
          <w:rFonts w:ascii="Times New Roman" w:hAnsi="Times New Roman"/>
        </w:rPr>
        <w:t xml:space="preserve"> receiving an education. Many </w:t>
      </w:r>
      <w:r w:rsidRPr="003351A3">
        <w:rPr>
          <w:rFonts w:ascii="Times New Roman" w:hAnsi="Times New Roman"/>
        </w:rPr>
        <w:lastRenderedPageBreak/>
        <w:t xml:space="preserve">men seemed quite resistant, arguing that girls would enter another household anyway and that pastoralism itself does not benefit from education. </w:t>
      </w:r>
    </w:p>
    <w:p w:rsidR="00487F99" w:rsidRPr="003351A3" w:rsidRDefault="00487F99" w:rsidP="005F7A03">
      <w:pPr>
        <w:spacing w:after="0" w:line="240" w:lineRule="auto"/>
        <w:rPr>
          <w:rFonts w:ascii="Times New Roman" w:hAnsi="Times New Roman"/>
        </w:rPr>
        <w:sectPr w:rsidR="00487F99" w:rsidRPr="003351A3" w:rsidSect="002F26EA">
          <w:type w:val="continuous"/>
          <w:pgSz w:w="12240" w:h="15840" w:code="1"/>
          <w:pgMar w:top="1440" w:right="1440" w:bottom="1440" w:left="1440" w:header="720" w:footer="720" w:gutter="0"/>
          <w:cols w:space="720"/>
          <w:docGrid w:linePitch="360"/>
        </w:sectPr>
      </w:pPr>
    </w:p>
    <w:p w:rsidR="00487F99" w:rsidRPr="003351A3" w:rsidRDefault="00487F99" w:rsidP="00475E23">
      <w:pPr>
        <w:pStyle w:val="Caption"/>
        <w:rPr>
          <w:rFonts w:ascii="Times New Roman" w:hAnsi="Times New Roman"/>
          <w:color w:val="auto"/>
          <w:sz w:val="22"/>
          <w:szCs w:val="22"/>
        </w:rPr>
      </w:pPr>
      <w:bookmarkStart w:id="474" w:name="_Toc308443607"/>
      <w:commentRangeStart w:id="475"/>
      <w:r w:rsidRPr="003351A3">
        <w:rPr>
          <w:rFonts w:ascii="Times New Roman" w:hAnsi="Times New Roman"/>
          <w:color w:val="auto"/>
          <w:sz w:val="22"/>
          <w:szCs w:val="22"/>
        </w:rPr>
        <w:lastRenderedPageBreak/>
        <w:t xml:space="preserve">Figure </w:t>
      </w:r>
      <w:commentRangeEnd w:id="475"/>
      <w:r w:rsidR="00606CA7">
        <w:rPr>
          <w:rStyle w:val="CommentReference"/>
          <w:b w:val="0"/>
          <w:bCs w:val="0"/>
          <w:color w:val="auto"/>
        </w:rPr>
        <w:commentReference w:id="475"/>
      </w:r>
      <w:del w:id="476"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Figure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8</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A </w:delText>
        </w:r>
      </w:del>
      <w:ins w:id="477" w:author="Author">
        <w:r w:rsidR="00520EFF">
          <w:rPr>
            <w:rFonts w:ascii="Times New Roman" w:hAnsi="Times New Roman"/>
            <w:color w:val="auto"/>
            <w:sz w:val="22"/>
            <w:szCs w:val="22"/>
          </w:rPr>
          <w:t>4.2—</w:t>
        </w:r>
      </w:ins>
      <w:r w:rsidR="00520EFF">
        <w:rPr>
          <w:rFonts w:ascii="Times New Roman" w:hAnsi="Times New Roman"/>
          <w:color w:val="auto"/>
          <w:sz w:val="22"/>
          <w:szCs w:val="22"/>
        </w:rPr>
        <w:t>M</w:t>
      </w:r>
      <w:r w:rsidRPr="003351A3">
        <w:rPr>
          <w:rFonts w:ascii="Times New Roman" w:hAnsi="Times New Roman"/>
          <w:color w:val="auto"/>
          <w:sz w:val="22"/>
          <w:szCs w:val="22"/>
        </w:rPr>
        <w:t xml:space="preserve">ap of literacy status in Ethiopia by pastoralist and </w:t>
      </w:r>
      <w:proofErr w:type="spellStart"/>
      <w:r w:rsidRPr="003351A3">
        <w:rPr>
          <w:rFonts w:ascii="Times New Roman" w:hAnsi="Times New Roman"/>
          <w:color w:val="auto"/>
          <w:sz w:val="22"/>
          <w:szCs w:val="22"/>
        </w:rPr>
        <w:t>nonpastoralist</w:t>
      </w:r>
      <w:proofErr w:type="spellEnd"/>
      <w:r w:rsidRPr="003351A3">
        <w:rPr>
          <w:rFonts w:ascii="Times New Roman" w:hAnsi="Times New Roman"/>
          <w:color w:val="auto"/>
          <w:sz w:val="22"/>
          <w:szCs w:val="22"/>
        </w:rPr>
        <w:t xml:space="preserve"> </w:t>
      </w:r>
      <w:proofErr w:type="spellStart"/>
      <w:r w:rsidRPr="00094F61">
        <w:rPr>
          <w:rFonts w:ascii="Times New Roman" w:hAnsi="Times New Roman"/>
          <w:i/>
          <w:color w:val="auto"/>
          <w:sz w:val="22"/>
          <w:szCs w:val="22"/>
        </w:rPr>
        <w:t>woredas</w:t>
      </w:r>
      <w:proofErr w:type="spellEnd"/>
      <w:r w:rsidRPr="003351A3">
        <w:rPr>
          <w:rFonts w:ascii="Times New Roman" w:hAnsi="Times New Roman"/>
          <w:color w:val="auto"/>
          <w:sz w:val="22"/>
          <w:szCs w:val="22"/>
        </w:rPr>
        <w:t xml:space="preserve"> (districts)</w:t>
      </w:r>
      <w:bookmarkEnd w:id="474"/>
    </w:p>
    <w:p w:rsidR="00487F99" w:rsidRPr="003351A3" w:rsidRDefault="000D1CDC" w:rsidP="009C0C69">
      <w:pPr>
        <w:spacing w:after="120" w:line="240" w:lineRule="auto"/>
        <w:jc w:val="both"/>
        <w:rPr>
          <w:rFonts w:ascii="Times New Roman" w:hAnsi="Times New Roman"/>
        </w:rPr>
      </w:pPr>
      <w:r>
        <w:rPr>
          <w:rFonts w:ascii="Times New Roman" w:hAnsi="Times New Roman"/>
          <w:noProof/>
        </w:rPr>
        <w:drawing>
          <wp:inline distT="0" distB="0" distL="0" distR="0">
            <wp:extent cx="7296150" cy="4791075"/>
            <wp:effectExtent l="0" t="0" r="0" b="9525"/>
            <wp:docPr id="11" name="Picture 4" descr="D:\Users\dheadey\AppData\Local\Microsoft\Windows\Temporary Internet Files\Content.Outlook\TFJIGZF9\Literacy_Stat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headey\AppData\Local\Microsoft\Windows\Temporary Internet Files\Content.Outlook\TFJIGZF9\Literacy_Status2.jpg"/>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7296150" cy="4791075"/>
                    </a:xfrm>
                    <a:prstGeom prst="rect">
                      <a:avLst/>
                    </a:prstGeom>
                    <a:noFill/>
                    <a:ln>
                      <a:noFill/>
                    </a:ln>
                  </pic:spPr>
                </pic:pic>
              </a:graphicData>
            </a:graphic>
          </wp:inline>
        </w:drawing>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sz w:val="18"/>
          <w:szCs w:val="18"/>
        </w:rPr>
        <w:t xml:space="preserve">Source: Author’s construction from </w:t>
      </w:r>
      <w:commentRangeStart w:id="478"/>
      <w:r w:rsidRPr="003351A3">
        <w:rPr>
          <w:rFonts w:ascii="Times New Roman" w:hAnsi="Times New Roman"/>
          <w:sz w:val="18"/>
          <w:szCs w:val="18"/>
        </w:rPr>
        <w:t xml:space="preserve">Central Statistical Agency (CSA) of Ethiopia </w:t>
      </w:r>
      <w:commentRangeStart w:id="479"/>
      <w:r w:rsidRPr="003351A3">
        <w:rPr>
          <w:rFonts w:ascii="Times New Roman" w:hAnsi="Times New Roman"/>
          <w:sz w:val="18"/>
          <w:szCs w:val="18"/>
        </w:rPr>
        <w:t>data</w:t>
      </w:r>
      <w:commentRangeEnd w:id="478"/>
      <w:r w:rsidR="00C81F89">
        <w:rPr>
          <w:rStyle w:val="CommentReference"/>
        </w:rPr>
        <w:commentReference w:id="478"/>
      </w:r>
      <w:commentRangeEnd w:id="479"/>
      <w:r w:rsidR="008B33A2">
        <w:rPr>
          <w:rStyle w:val="CommentReference"/>
        </w:rPr>
        <w:commentReference w:id="479"/>
      </w:r>
      <w:r w:rsidRPr="003351A3">
        <w:rPr>
          <w:rFonts w:ascii="Times New Roman" w:hAnsi="Times New Roman"/>
          <w:sz w:val="18"/>
          <w:szCs w:val="18"/>
        </w:rPr>
        <w:t>.</w:t>
      </w:r>
    </w:p>
    <w:p w:rsidR="00487F99" w:rsidRPr="003351A3" w:rsidRDefault="00487F99" w:rsidP="009C0C69">
      <w:pPr>
        <w:spacing w:after="120" w:line="240" w:lineRule="auto"/>
        <w:jc w:val="both"/>
        <w:rPr>
          <w:rFonts w:ascii="Times New Roman" w:hAnsi="Times New Roman"/>
        </w:rPr>
        <w:sectPr w:rsidR="00487F99" w:rsidRPr="003351A3" w:rsidSect="000472B0">
          <w:pgSz w:w="15840" w:h="12240" w:orient="landscape" w:code="1"/>
          <w:pgMar w:top="1440" w:right="1440" w:bottom="1440" w:left="1440" w:header="720" w:footer="720" w:gutter="0"/>
          <w:cols w:space="720"/>
          <w:docGrid w:linePitch="360"/>
        </w:sectPr>
      </w:pPr>
    </w:p>
    <w:p w:rsidR="00487F99" w:rsidRPr="003351A3" w:rsidRDefault="00487F99" w:rsidP="00A73671">
      <w:pPr>
        <w:spacing w:after="120" w:line="240" w:lineRule="auto"/>
        <w:jc w:val="both"/>
        <w:rPr>
          <w:rFonts w:ascii="Times New Roman" w:hAnsi="Times New Roman"/>
        </w:rPr>
      </w:pPr>
      <w:r w:rsidRPr="003351A3">
        <w:rPr>
          <w:rFonts w:ascii="Times New Roman" w:hAnsi="Times New Roman"/>
        </w:rPr>
        <w:lastRenderedPageBreak/>
        <w:t>Others point to the conflict between mobile livestock production systems and formal schooling:</w:t>
      </w:r>
    </w:p>
    <w:p w:rsidR="00487F99" w:rsidRPr="00094F61" w:rsidRDefault="00487F99" w:rsidP="009C0C69">
      <w:pPr>
        <w:spacing w:after="120" w:line="240" w:lineRule="auto"/>
        <w:ind w:left="540"/>
        <w:jc w:val="both"/>
        <w:rPr>
          <w:rFonts w:ascii="Times New Roman" w:hAnsi="Times New Roman"/>
        </w:rPr>
      </w:pPr>
      <w:r w:rsidRPr="00094F61">
        <w:rPr>
          <w:rFonts w:ascii="Times New Roman" w:hAnsi="Times New Roman"/>
        </w:rPr>
        <w:tab/>
        <w:t>For nomads whose direct business is animal production in dryland conditions, using a school</w:t>
      </w:r>
      <w:r w:rsidR="00386F64">
        <w:rPr>
          <w:rFonts w:ascii="Times New Roman" w:hAnsi="Times New Roman"/>
        </w:rPr>
        <w:t>-</w:t>
      </w:r>
      <w:r w:rsidRPr="00094F61">
        <w:rPr>
          <w:rFonts w:ascii="Times New Roman" w:hAnsi="Times New Roman"/>
        </w:rPr>
        <w:t>based education service has three serious consequences. Firstly, the household</w:t>
      </w:r>
      <w:r w:rsidR="00520EFF" w:rsidRPr="00094F61">
        <w:rPr>
          <w:rFonts w:ascii="Times New Roman" w:hAnsi="Times New Roman"/>
        </w:rPr>
        <w:t>—</w:t>
      </w:r>
      <w:r w:rsidRPr="00094F61">
        <w:rPr>
          <w:rFonts w:ascii="Times New Roman" w:hAnsi="Times New Roman"/>
        </w:rPr>
        <w:t>the production team</w:t>
      </w:r>
      <w:r w:rsidR="00520EFF" w:rsidRPr="00094F61">
        <w:rPr>
          <w:rFonts w:ascii="Times New Roman" w:hAnsi="Times New Roman"/>
        </w:rPr>
        <w:t>—</w:t>
      </w:r>
      <w:r w:rsidRPr="00094F61">
        <w:rPr>
          <w:rFonts w:ascii="Times New Roman" w:hAnsi="Times New Roman"/>
        </w:rPr>
        <w:t>has to be split in a way that is functional to school attendance but not to the running of a family enterprise. Secondly, herd management and livestock mobility patterns have to be modified in ways that impact on their productivity and ultimately on the reliability of the production system. Thirdly, some but not all the children in the family will be enrolled in school, as joining school-based education will prevent those enrolled from being part of the production team</w:t>
      </w:r>
      <w:commentRangeStart w:id="480"/>
      <w:r w:rsidRPr="00094F61">
        <w:rPr>
          <w:rFonts w:ascii="Times New Roman" w:hAnsi="Times New Roman"/>
        </w:rPr>
        <w:t xml:space="preserve"> (</w:t>
      </w:r>
      <w:proofErr w:type="spellStart"/>
      <w:r w:rsidRPr="00094F61">
        <w:rPr>
          <w:rFonts w:ascii="Times New Roman" w:hAnsi="Times New Roman"/>
        </w:rPr>
        <w:t>Krätli</w:t>
      </w:r>
      <w:proofErr w:type="spellEnd"/>
      <w:r w:rsidRPr="00094F61">
        <w:rPr>
          <w:rFonts w:ascii="Times New Roman" w:hAnsi="Times New Roman"/>
        </w:rPr>
        <w:t>, 2008)</w:t>
      </w:r>
      <w:commentRangeEnd w:id="480"/>
      <w:r w:rsidR="00975F62">
        <w:rPr>
          <w:rStyle w:val="CommentReference"/>
        </w:rPr>
        <w:commentReference w:id="480"/>
      </w:r>
      <w:r w:rsidRPr="00094F61">
        <w:rPr>
          <w:rFonts w:ascii="Times New Roman" w:hAnsi="Times New Roman"/>
        </w:rPr>
        <w:t>. This limits the chances of success of both formal education and animal production, and to make matters worse, when children don’t succeed through schooling they often become equally hard to employ in the livestock economy (</w:t>
      </w:r>
      <w:proofErr w:type="spellStart"/>
      <w:r w:rsidRPr="00094F61">
        <w:rPr>
          <w:rFonts w:ascii="Times New Roman" w:hAnsi="Times New Roman"/>
        </w:rPr>
        <w:t>Arero</w:t>
      </w:r>
      <w:proofErr w:type="spellEnd"/>
      <w:r w:rsidRPr="00094F61">
        <w:rPr>
          <w:rFonts w:ascii="Times New Roman" w:hAnsi="Times New Roman"/>
        </w:rPr>
        <w:t xml:space="preserve"> 2005</w:t>
      </w:r>
      <w:ins w:id="481" w:author="Author">
        <w:r w:rsidR="00386F64">
          <w:rPr>
            <w:rFonts w:ascii="Times New Roman" w:hAnsi="Times New Roman"/>
          </w:rPr>
          <w:t xml:space="preserve">, </w:t>
        </w:r>
        <w:commentRangeStart w:id="482"/>
        <w:r w:rsidR="00386F64" w:rsidRPr="00094F61">
          <w:rPr>
            <w:rFonts w:ascii="Times New Roman" w:hAnsi="Times New Roman"/>
            <w:highlight w:val="yellow"/>
          </w:rPr>
          <w:t>X</w:t>
        </w:r>
        <w:commentRangeEnd w:id="482"/>
        <w:r w:rsidR="00386F64">
          <w:rPr>
            <w:rStyle w:val="CommentReference"/>
          </w:rPr>
          <w:commentReference w:id="482"/>
        </w:r>
      </w:ins>
      <w:r w:rsidRPr="00094F61">
        <w:rPr>
          <w:rFonts w:ascii="Times New Roman" w:hAnsi="Times New Roman"/>
        </w:rPr>
        <w:t>).</w:t>
      </w:r>
    </w:p>
    <w:p w:rsidR="00487F99" w:rsidRPr="003351A3" w:rsidRDefault="00487F99" w:rsidP="009C0C69">
      <w:pPr>
        <w:spacing w:after="120" w:line="240" w:lineRule="auto"/>
        <w:ind w:left="540"/>
        <w:jc w:val="both"/>
        <w:rPr>
          <w:rFonts w:ascii="Times New Roman" w:hAnsi="Times New Roman"/>
          <w:b/>
          <w:bCs/>
          <w:sz w:val="20"/>
          <w:szCs w:val="20"/>
        </w:rPr>
      </w:pPr>
    </w:p>
    <w:commentRangeStart w:id="483"/>
    <w:p w:rsidR="00487F99" w:rsidRDefault="000D1CDC" w:rsidP="009C0C69">
      <w:pPr>
        <w:spacing w:after="120" w:line="240" w:lineRule="auto"/>
        <w:rPr>
          <w:rFonts w:ascii="Times New Roman" w:hAnsi="Times New Roman"/>
          <w:b/>
          <w:i/>
        </w:rPr>
      </w:pPr>
      <w:r>
        <w:rPr>
          <w:rFonts w:ascii="Times New Roman" w:hAnsi="Times New Roman"/>
          <w:b/>
          <w:i/>
          <w:noProof/>
        </w:rPr>
        <mc:AlternateContent>
          <mc:Choice Requires="wps">
            <w:drawing>
              <wp:anchor distT="0" distB="0" distL="114300" distR="114300" simplePos="0" relativeHeight="251658240" behindDoc="0" locked="0" layoutInCell="1" allowOverlap="1">
                <wp:simplePos x="0" y="0"/>
                <wp:positionH relativeFrom="column">
                  <wp:posOffset>50800</wp:posOffset>
                </wp:positionH>
                <wp:positionV relativeFrom="paragraph">
                  <wp:posOffset>84455</wp:posOffset>
                </wp:positionV>
                <wp:extent cx="5683250" cy="5506720"/>
                <wp:effectExtent l="12700" t="8255" r="9525" b="952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5506720"/>
                        </a:xfrm>
                        <a:prstGeom prst="rect">
                          <a:avLst/>
                        </a:prstGeom>
                        <a:solidFill>
                          <a:srgbClr val="FFFFFF"/>
                        </a:solidFill>
                        <a:ln w="9525">
                          <a:solidFill>
                            <a:srgbClr val="000000"/>
                          </a:solidFill>
                          <a:miter lim="800000"/>
                          <a:headEnd/>
                          <a:tailEnd/>
                        </a:ln>
                      </wps:spPr>
                      <wps:txbx>
                        <w:txbxContent>
                          <w:p w:rsidR="008B33A2" w:rsidRPr="002F0E0E" w:rsidRDefault="008B33A2" w:rsidP="002F0E0E">
                            <w:pPr>
                              <w:pStyle w:val="Caption"/>
                              <w:rPr>
                                <w:rFonts w:ascii="Times New Roman" w:hAnsi="Times New Roman"/>
                                <w:bCs w:val="0"/>
                                <w:color w:val="auto"/>
                                <w:sz w:val="22"/>
                                <w:szCs w:val="22"/>
                              </w:rPr>
                            </w:pPr>
                            <w:bookmarkStart w:id="484" w:name="_Toc308443610"/>
                            <w:r w:rsidRPr="002F0E0E">
                              <w:rPr>
                                <w:rFonts w:ascii="Times New Roman" w:hAnsi="Times New Roman"/>
                                <w:color w:val="auto"/>
                                <w:sz w:val="22"/>
                                <w:szCs w:val="22"/>
                              </w:rPr>
                              <w:t xml:space="preserve">Box </w:t>
                            </w:r>
                            <w:ins w:id="485" w:author="Author">
                              <w:r>
                                <w:rPr>
                                  <w:rFonts w:ascii="Times New Roman" w:hAnsi="Times New Roman"/>
                                  <w:color w:val="auto"/>
                                  <w:sz w:val="22"/>
                                  <w:szCs w:val="22"/>
                                </w:rPr>
                                <w:t>4.</w:t>
                              </w:r>
                            </w:ins>
                            <w:r w:rsidRPr="002F0E0E">
                              <w:rPr>
                                <w:rFonts w:ascii="Times New Roman" w:hAnsi="Times New Roman"/>
                                <w:color w:val="auto"/>
                                <w:sz w:val="22"/>
                                <w:szCs w:val="22"/>
                              </w:rPr>
                              <w:fldChar w:fldCharType="begin"/>
                            </w:r>
                            <w:r w:rsidRPr="002F0E0E">
                              <w:rPr>
                                <w:rFonts w:ascii="Times New Roman" w:hAnsi="Times New Roman"/>
                                <w:color w:val="auto"/>
                                <w:sz w:val="22"/>
                                <w:szCs w:val="22"/>
                              </w:rPr>
                              <w:instrText xml:space="preserve"> SEQ Box \* ARABIC </w:instrText>
                            </w:r>
                            <w:r w:rsidRPr="002F0E0E">
                              <w:rPr>
                                <w:rFonts w:ascii="Times New Roman" w:hAnsi="Times New Roman"/>
                                <w:color w:val="auto"/>
                                <w:sz w:val="22"/>
                                <w:szCs w:val="22"/>
                              </w:rPr>
                              <w:fldChar w:fldCharType="separate"/>
                            </w:r>
                            <w:r>
                              <w:rPr>
                                <w:rFonts w:ascii="Times New Roman" w:hAnsi="Times New Roman"/>
                                <w:noProof/>
                                <w:color w:val="auto"/>
                                <w:sz w:val="22"/>
                                <w:szCs w:val="22"/>
                              </w:rPr>
                              <w:t>2</w:t>
                            </w:r>
                            <w:r w:rsidRPr="002F0E0E">
                              <w:rPr>
                                <w:rFonts w:ascii="Times New Roman" w:hAnsi="Times New Roman"/>
                                <w:color w:val="auto"/>
                                <w:sz w:val="22"/>
                                <w:szCs w:val="22"/>
                              </w:rPr>
                              <w:fldChar w:fldCharType="end"/>
                            </w:r>
                            <w:del w:id="486" w:author="Author">
                              <w:r w:rsidRPr="002F0E0E" w:rsidDel="00520EFF">
                                <w:rPr>
                                  <w:rFonts w:ascii="Times New Roman" w:hAnsi="Times New Roman"/>
                                  <w:color w:val="auto"/>
                                  <w:sz w:val="22"/>
                                  <w:szCs w:val="22"/>
                                </w:rPr>
                                <w:delText xml:space="preserve">. </w:delText>
                              </w:r>
                            </w:del>
                            <w:ins w:id="487" w:author="Author">
                              <w:r>
                                <w:rPr>
                                  <w:rFonts w:ascii="Times New Roman" w:hAnsi="Times New Roman"/>
                                  <w:color w:val="auto"/>
                                  <w:sz w:val="22"/>
                                  <w:szCs w:val="22"/>
                                </w:rPr>
                                <w:t>—</w:t>
                              </w:r>
                            </w:ins>
                            <w:r w:rsidRPr="002F0E0E">
                              <w:rPr>
                                <w:rFonts w:ascii="Times New Roman" w:hAnsi="Times New Roman"/>
                                <w:bCs w:val="0"/>
                                <w:color w:val="auto"/>
                                <w:sz w:val="22"/>
                                <w:szCs w:val="22"/>
                              </w:rPr>
                              <w:t xml:space="preserve">Education and pastoralism in Africa: </w:t>
                            </w:r>
                            <w:ins w:id="488" w:author="Author">
                              <w:r>
                                <w:rPr>
                                  <w:rFonts w:ascii="Times New Roman" w:hAnsi="Times New Roman"/>
                                  <w:bCs w:val="0"/>
                                  <w:color w:val="auto"/>
                                  <w:sz w:val="22"/>
                                  <w:szCs w:val="22"/>
                                </w:rPr>
                                <w:t>A</w:t>
                              </w:r>
                            </w:ins>
                            <w:del w:id="489" w:author="Author">
                              <w:r w:rsidRPr="002F0E0E" w:rsidDel="00520EFF">
                                <w:rPr>
                                  <w:rFonts w:ascii="Times New Roman" w:hAnsi="Times New Roman"/>
                                  <w:bCs w:val="0"/>
                                  <w:color w:val="auto"/>
                                  <w:sz w:val="22"/>
                                  <w:szCs w:val="22"/>
                                </w:rPr>
                                <w:delText>a</w:delText>
                              </w:r>
                            </w:del>
                            <w:r w:rsidRPr="002F0E0E">
                              <w:rPr>
                                <w:rFonts w:ascii="Times New Roman" w:hAnsi="Times New Roman"/>
                                <w:bCs w:val="0"/>
                                <w:color w:val="auto"/>
                                <w:sz w:val="22"/>
                                <w:szCs w:val="22"/>
                              </w:rPr>
                              <w:t xml:space="preserve"> snapshot of some experience to date</w:t>
                            </w:r>
                            <w:bookmarkEnd w:id="484"/>
                          </w:p>
                          <w:p w:rsidR="008B33A2" w:rsidRPr="0054633A" w:rsidRDefault="008B33A2" w:rsidP="0054633A">
                            <w:pPr>
                              <w:autoSpaceDE w:val="0"/>
                              <w:autoSpaceDN w:val="0"/>
                              <w:adjustRightInd w:val="0"/>
                              <w:spacing w:after="120" w:line="240" w:lineRule="auto"/>
                              <w:rPr>
                                <w:rFonts w:ascii="Times New Roman" w:hAnsi="Times New Roman"/>
                                <w:sz w:val="20"/>
                                <w:szCs w:val="20"/>
                              </w:rPr>
                            </w:pPr>
                            <w:r w:rsidRPr="0054633A">
                              <w:rPr>
                                <w:rFonts w:ascii="Times New Roman" w:hAnsi="Times New Roman"/>
                                <w:sz w:val="20"/>
                                <w:szCs w:val="20"/>
                              </w:rPr>
                              <w:t xml:space="preserve">Mobile schools of various kinds have been tried out in Africa since the 1970s. In Kenya two pilot projects of </w:t>
                            </w:r>
                            <w:del w:id="490" w:author="Author">
                              <w:r w:rsidRPr="0054633A" w:rsidDel="00484EA3">
                                <w:rPr>
                                  <w:rFonts w:ascii="Times New Roman" w:hAnsi="Times New Roman"/>
                                  <w:sz w:val="20"/>
                                  <w:szCs w:val="20"/>
                                </w:rPr>
                                <w:delText>‘</w:delText>
                              </w:r>
                            </w:del>
                            <w:ins w:id="491" w:author="Author">
                              <w:r>
                                <w:rPr>
                                  <w:rFonts w:ascii="Times New Roman" w:hAnsi="Times New Roman"/>
                                  <w:sz w:val="20"/>
                                  <w:szCs w:val="20"/>
                                </w:rPr>
                                <w:t>“m</w:t>
                              </w:r>
                            </w:ins>
                            <w:del w:id="492" w:author="Author">
                              <w:r w:rsidRPr="0054633A" w:rsidDel="00C93524">
                                <w:rPr>
                                  <w:rFonts w:ascii="Times New Roman" w:hAnsi="Times New Roman"/>
                                  <w:sz w:val="20"/>
                                  <w:szCs w:val="20"/>
                                </w:rPr>
                                <w:delText>M</w:delText>
                              </w:r>
                            </w:del>
                            <w:r w:rsidRPr="0054633A">
                              <w:rPr>
                                <w:rFonts w:ascii="Times New Roman" w:hAnsi="Times New Roman"/>
                                <w:sz w:val="20"/>
                                <w:szCs w:val="20"/>
                              </w:rPr>
                              <w:t xml:space="preserve">obile </w:t>
                            </w:r>
                            <w:ins w:id="493" w:author="Author">
                              <w:r>
                                <w:rPr>
                                  <w:rFonts w:ascii="Times New Roman" w:hAnsi="Times New Roman"/>
                                  <w:sz w:val="20"/>
                                  <w:szCs w:val="20"/>
                                </w:rPr>
                                <w:t>t</w:t>
                              </w:r>
                            </w:ins>
                            <w:del w:id="494" w:author="Author">
                              <w:r w:rsidRPr="0054633A" w:rsidDel="00C93524">
                                <w:rPr>
                                  <w:rFonts w:ascii="Times New Roman" w:hAnsi="Times New Roman"/>
                                  <w:sz w:val="20"/>
                                  <w:szCs w:val="20"/>
                                </w:rPr>
                                <w:delText>T</w:delText>
                              </w:r>
                            </w:del>
                            <w:r w:rsidRPr="0054633A">
                              <w:rPr>
                                <w:rFonts w:ascii="Times New Roman" w:hAnsi="Times New Roman"/>
                                <w:sz w:val="20"/>
                                <w:szCs w:val="20"/>
                              </w:rPr>
                              <w:t xml:space="preserve">eaching </w:t>
                            </w:r>
                            <w:ins w:id="495" w:author="Author">
                              <w:r>
                                <w:rPr>
                                  <w:rFonts w:ascii="Times New Roman" w:hAnsi="Times New Roman"/>
                                  <w:sz w:val="20"/>
                                  <w:szCs w:val="20"/>
                                </w:rPr>
                                <w:t>u</w:t>
                              </w:r>
                            </w:ins>
                            <w:del w:id="496" w:author="Author">
                              <w:r w:rsidRPr="0054633A" w:rsidDel="00C93524">
                                <w:rPr>
                                  <w:rFonts w:ascii="Times New Roman" w:hAnsi="Times New Roman"/>
                                  <w:sz w:val="20"/>
                                  <w:szCs w:val="20"/>
                                </w:rPr>
                                <w:delText>U</w:delText>
                              </w:r>
                            </w:del>
                            <w:r w:rsidRPr="0054633A">
                              <w:rPr>
                                <w:rFonts w:ascii="Times New Roman" w:hAnsi="Times New Roman"/>
                                <w:sz w:val="20"/>
                                <w:szCs w:val="20"/>
                              </w:rPr>
                              <w:t>nits</w:t>
                            </w:r>
                            <w:ins w:id="497" w:author="Author">
                              <w:r>
                                <w:rPr>
                                  <w:rFonts w:ascii="Times New Roman" w:hAnsi="Times New Roman"/>
                                  <w:sz w:val="20"/>
                                  <w:szCs w:val="20"/>
                                </w:rPr>
                                <w:t>”</w:t>
                              </w:r>
                            </w:ins>
                            <w:del w:id="498" w:author="Author">
                              <w:r w:rsidRPr="0054633A" w:rsidDel="00484EA3">
                                <w:rPr>
                                  <w:rFonts w:ascii="Times New Roman" w:hAnsi="Times New Roman"/>
                                  <w:sz w:val="20"/>
                                  <w:szCs w:val="20"/>
                                </w:rPr>
                                <w:delText>’</w:delText>
                              </w:r>
                            </w:del>
                            <w:r w:rsidRPr="0054633A">
                              <w:rPr>
                                <w:rFonts w:ascii="Times New Roman" w:hAnsi="Times New Roman"/>
                                <w:sz w:val="20"/>
                                <w:szCs w:val="20"/>
                              </w:rPr>
                              <w:t xml:space="preserve"> were introduced during the 1974</w:t>
                            </w:r>
                            <w:r>
                              <w:rPr>
                                <w:rFonts w:ascii="Times New Roman" w:hAnsi="Times New Roman"/>
                                <w:sz w:val="20"/>
                                <w:szCs w:val="20"/>
                              </w:rPr>
                              <w:t>–</w:t>
                            </w:r>
                            <w:r w:rsidRPr="0054633A">
                              <w:rPr>
                                <w:rFonts w:ascii="Times New Roman" w:hAnsi="Times New Roman"/>
                                <w:sz w:val="20"/>
                                <w:szCs w:val="20"/>
                              </w:rPr>
                              <w:t xml:space="preserve">1978 development </w:t>
                            </w:r>
                            <w:proofErr w:type="gramStart"/>
                            <w:r w:rsidRPr="0054633A">
                              <w:rPr>
                                <w:rFonts w:ascii="Times New Roman" w:hAnsi="Times New Roman"/>
                                <w:sz w:val="20"/>
                                <w:szCs w:val="20"/>
                              </w:rPr>
                              <w:t>plan</w:t>
                            </w:r>
                            <w:proofErr w:type="gramEnd"/>
                            <w:r w:rsidRPr="0054633A">
                              <w:rPr>
                                <w:rFonts w:ascii="Times New Roman" w:hAnsi="Times New Roman"/>
                                <w:sz w:val="20"/>
                                <w:szCs w:val="20"/>
                              </w:rPr>
                              <w:t xml:space="preserve">. With support from UNICEF, Sudan introduced mobile schools in 1980. By 1994, there were 178 recorded between Darfur and </w:t>
                            </w:r>
                            <w:proofErr w:type="spellStart"/>
                            <w:r w:rsidRPr="0054633A">
                              <w:rPr>
                                <w:rFonts w:ascii="Times New Roman" w:hAnsi="Times New Roman"/>
                                <w:sz w:val="20"/>
                                <w:szCs w:val="20"/>
                              </w:rPr>
                              <w:t>Kordofan</w:t>
                            </w:r>
                            <w:proofErr w:type="spellEnd"/>
                            <w:r w:rsidRPr="0054633A">
                              <w:rPr>
                                <w:rFonts w:ascii="Times New Roman" w:hAnsi="Times New Roman"/>
                                <w:sz w:val="20"/>
                                <w:szCs w:val="20"/>
                              </w:rPr>
                              <w:t>. In South</w:t>
                            </w:r>
                            <w:r>
                              <w:rPr>
                                <w:rFonts w:ascii="Times New Roman" w:hAnsi="Times New Roman"/>
                                <w:sz w:val="20"/>
                                <w:szCs w:val="20"/>
                              </w:rPr>
                              <w:t>,</w:t>
                            </w:r>
                            <w:r w:rsidRPr="0054633A">
                              <w:rPr>
                                <w:rFonts w:ascii="Times New Roman" w:hAnsi="Times New Roman"/>
                                <w:sz w:val="20"/>
                                <w:szCs w:val="20"/>
                              </w:rPr>
                              <w:t xml:space="preserve"> 11 mobile schools are recorded as operational today, all of which are self-financed. Over the last decade, as governments increased the efforts to meet the target of universal primary education, mobile schools have enjoyed a significant revival of institutional interest, particularly following a UNICEF</w:t>
                            </w:r>
                            <w:r>
                              <w:rPr>
                                <w:rFonts w:ascii="Times New Roman" w:hAnsi="Times New Roman"/>
                                <w:sz w:val="20"/>
                                <w:szCs w:val="20"/>
                              </w:rPr>
                              <w:t>-</w:t>
                            </w:r>
                            <w:r w:rsidRPr="0054633A">
                              <w:rPr>
                                <w:rFonts w:ascii="Times New Roman" w:hAnsi="Times New Roman"/>
                                <w:sz w:val="20"/>
                                <w:szCs w:val="20"/>
                              </w:rPr>
                              <w:t xml:space="preserve">funded study trip to Iran by delegations from the </w:t>
                            </w:r>
                            <w:r>
                              <w:rPr>
                                <w:rFonts w:ascii="Times New Roman" w:hAnsi="Times New Roman"/>
                                <w:sz w:val="20"/>
                                <w:szCs w:val="20"/>
                              </w:rPr>
                              <w:t>m</w:t>
                            </w:r>
                            <w:r w:rsidRPr="0054633A">
                              <w:rPr>
                                <w:rFonts w:ascii="Times New Roman" w:hAnsi="Times New Roman"/>
                                <w:sz w:val="20"/>
                                <w:szCs w:val="20"/>
                              </w:rPr>
                              <w:t xml:space="preserve">inistries of </w:t>
                            </w:r>
                            <w:r>
                              <w:rPr>
                                <w:rFonts w:ascii="Times New Roman" w:hAnsi="Times New Roman"/>
                                <w:sz w:val="20"/>
                                <w:szCs w:val="20"/>
                              </w:rPr>
                              <w:t>e</w:t>
                            </w:r>
                            <w:r w:rsidRPr="0054633A">
                              <w:rPr>
                                <w:rFonts w:ascii="Times New Roman" w:hAnsi="Times New Roman"/>
                                <w:sz w:val="20"/>
                                <w:szCs w:val="20"/>
                              </w:rPr>
                              <w:t>ducation of Kenya, Ethiopia</w:t>
                            </w:r>
                            <w:r>
                              <w:rPr>
                                <w:rFonts w:ascii="Times New Roman" w:hAnsi="Times New Roman"/>
                                <w:sz w:val="20"/>
                                <w:szCs w:val="20"/>
                              </w:rPr>
                              <w:t>,</w:t>
                            </w:r>
                            <w:r w:rsidRPr="0054633A">
                              <w:rPr>
                                <w:rFonts w:ascii="Times New Roman" w:hAnsi="Times New Roman"/>
                                <w:sz w:val="20"/>
                                <w:szCs w:val="20"/>
                              </w:rPr>
                              <w:t xml:space="preserve"> and Somalia in 2006. In Kenya, mobile schools were first expanded in the early 1990s by the Arid Lands Resource Management Project. Today, mobile schools supported by the Government of Kenya number more than </w:t>
                            </w:r>
                            <w:r>
                              <w:rPr>
                                <w:rFonts w:ascii="Times New Roman" w:hAnsi="Times New Roman"/>
                                <w:sz w:val="20"/>
                                <w:szCs w:val="20"/>
                              </w:rPr>
                              <w:t>50</w:t>
                            </w:r>
                            <w:r w:rsidRPr="0054633A">
                              <w:rPr>
                                <w:rFonts w:ascii="Times New Roman" w:hAnsi="Times New Roman"/>
                                <w:sz w:val="20"/>
                                <w:szCs w:val="20"/>
                              </w:rPr>
                              <w:t xml:space="preserve"> across six districts. </w:t>
                            </w:r>
                          </w:p>
                          <w:p w:rsidR="008B33A2" w:rsidRPr="0054633A" w:rsidRDefault="008B33A2" w:rsidP="0054633A">
                            <w:pPr>
                              <w:autoSpaceDE w:val="0"/>
                              <w:autoSpaceDN w:val="0"/>
                              <w:adjustRightInd w:val="0"/>
                              <w:spacing w:after="120" w:line="240" w:lineRule="auto"/>
                              <w:rPr>
                                <w:rFonts w:ascii="Times New Roman" w:hAnsi="Times New Roman"/>
                                <w:sz w:val="20"/>
                                <w:szCs w:val="20"/>
                              </w:rPr>
                            </w:pPr>
                            <w:r w:rsidRPr="0054633A">
                              <w:rPr>
                                <w:rFonts w:ascii="Times New Roman" w:hAnsi="Times New Roman"/>
                                <w:sz w:val="20"/>
                                <w:szCs w:val="20"/>
                              </w:rPr>
                              <w:t>Mobile schools are meant to prepare children to join a conventional school at a certain grade, which varies from country to country (</w:t>
                            </w:r>
                            <w:r>
                              <w:rPr>
                                <w:rFonts w:ascii="Times New Roman" w:hAnsi="Times New Roman"/>
                                <w:sz w:val="20"/>
                                <w:szCs w:val="20"/>
                              </w:rPr>
                              <w:t>for example,</w:t>
                            </w:r>
                            <w:r w:rsidRPr="0054633A">
                              <w:rPr>
                                <w:rFonts w:ascii="Times New Roman" w:hAnsi="Times New Roman"/>
                                <w:sz w:val="20"/>
                                <w:szCs w:val="20"/>
                              </w:rPr>
                              <w:t xml:space="preserve"> </w:t>
                            </w:r>
                            <w:r>
                              <w:rPr>
                                <w:rFonts w:ascii="Times New Roman" w:hAnsi="Times New Roman"/>
                                <w:sz w:val="20"/>
                                <w:szCs w:val="20"/>
                              </w:rPr>
                              <w:t>g</w:t>
                            </w:r>
                            <w:r w:rsidRPr="0054633A">
                              <w:rPr>
                                <w:rFonts w:ascii="Times New Roman" w:hAnsi="Times New Roman"/>
                                <w:sz w:val="20"/>
                                <w:szCs w:val="20"/>
                              </w:rPr>
                              <w:t xml:space="preserve">rade </w:t>
                            </w:r>
                            <w:r>
                              <w:rPr>
                                <w:rFonts w:ascii="Times New Roman" w:hAnsi="Times New Roman"/>
                                <w:sz w:val="20"/>
                                <w:szCs w:val="20"/>
                              </w:rPr>
                              <w:t>four</w:t>
                            </w:r>
                            <w:r w:rsidRPr="0054633A">
                              <w:rPr>
                                <w:rFonts w:ascii="Times New Roman" w:hAnsi="Times New Roman"/>
                                <w:sz w:val="20"/>
                                <w:szCs w:val="20"/>
                              </w:rPr>
                              <w:t xml:space="preserve"> in Kenya but </w:t>
                            </w:r>
                            <w:r>
                              <w:rPr>
                                <w:rFonts w:ascii="Times New Roman" w:hAnsi="Times New Roman"/>
                                <w:sz w:val="20"/>
                                <w:szCs w:val="20"/>
                              </w:rPr>
                              <w:t>g</w:t>
                            </w:r>
                            <w:r w:rsidRPr="0054633A">
                              <w:rPr>
                                <w:rFonts w:ascii="Times New Roman" w:hAnsi="Times New Roman"/>
                                <w:sz w:val="20"/>
                                <w:szCs w:val="20"/>
                              </w:rPr>
                              <w:t xml:space="preserve">rade </w:t>
                            </w:r>
                            <w:r>
                              <w:rPr>
                                <w:rFonts w:ascii="Times New Roman" w:hAnsi="Times New Roman"/>
                                <w:sz w:val="20"/>
                                <w:szCs w:val="20"/>
                              </w:rPr>
                              <w:t>four</w:t>
                            </w:r>
                            <w:r w:rsidRPr="0054633A">
                              <w:rPr>
                                <w:rFonts w:ascii="Times New Roman" w:hAnsi="Times New Roman"/>
                                <w:sz w:val="20"/>
                                <w:szCs w:val="20"/>
                              </w:rPr>
                              <w:t xml:space="preserve">, </w:t>
                            </w:r>
                            <w:r>
                              <w:rPr>
                                <w:rFonts w:ascii="Times New Roman" w:hAnsi="Times New Roman"/>
                                <w:sz w:val="20"/>
                                <w:szCs w:val="20"/>
                              </w:rPr>
                              <w:t>five,</w:t>
                            </w:r>
                            <w:r w:rsidRPr="0054633A">
                              <w:rPr>
                                <w:rFonts w:ascii="Times New Roman" w:hAnsi="Times New Roman"/>
                                <w:sz w:val="20"/>
                                <w:szCs w:val="20"/>
                              </w:rPr>
                              <w:t xml:space="preserve"> or </w:t>
                            </w:r>
                            <w:r>
                              <w:rPr>
                                <w:rFonts w:ascii="Times New Roman" w:hAnsi="Times New Roman"/>
                                <w:sz w:val="20"/>
                                <w:szCs w:val="20"/>
                              </w:rPr>
                              <w:t>six</w:t>
                            </w:r>
                            <w:r w:rsidRPr="0054633A">
                              <w:rPr>
                                <w:rFonts w:ascii="Times New Roman" w:hAnsi="Times New Roman"/>
                                <w:sz w:val="20"/>
                                <w:szCs w:val="20"/>
                              </w:rPr>
                              <w:t xml:space="preserve"> in Sudan), but also to provide education that is compatible with the pastoralist lifestyle, culture</w:t>
                            </w:r>
                            <w:r>
                              <w:rPr>
                                <w:rFonts w:ascii="Times New Roman" w:hAnsi="Times New Roman"/>
                                <w:sz w:val="20"/>
                                <w:szCs w:val="20"/>
                              </w:rPr>
                              <w:t>,</w:t>
                            </w:r>
                            <w:r w:rsidRPr="0054633A">
                              <w:rPr>
                                <w:rFonts w:ascii="Times New Roman" w:hAnsi="Times New Roman"/>
                                <w:sz w:val="20"/>
                                <w:szCs w:val="20"/>
                              </w:rPr>
                              <w:t xml:space="preserve"> and environment. However, mobile schools in Africa can face many problems: poor equipment and training, inadequate curriculum, and marginalization from the formal system. As a result, the educational quality is usually poorer than the average in conventional schools. </w:t>
                            </w:r>
                          </w:p>
                          <w:p w:rsidR="008B33A2" w:rsidRPr="0054633A" w:rsidRDefault="008B33A2" w:rsidP="0054633A">
                            <w:pPr>
                              <w:autoSpaceDE w:val="0"/>
                              <w:autoSpaceDN w:val="0"/>
                              <w:adjustRightInd w:val="0"/>
                              <w:spacing w:after="120" w:line="240" w:lineRule="auto"/>
                              <w:rPr>
                                <w:rFonts w:ascii="Times New Roman" w:hAnsi="Times New Roman"/>
                                <w:b/>
                                <w:bCs/>
                                <w:sz w:val="20"/>
                                <w:szCs w:val="20"/>
                              </w:rPr>
                            </w:pPr>
                            <w:r w:rsidRPr="0054633A">
                              <w:rPr>
                                <w:rFonts w:ascii="Times New Roman" w:hAnsi="Times New Roman"/>
                                <w:sz w:val="20"/>
                                <w:szCs w:val="20"/>
                              </w:rPr>
                              <w:t xml:space="preserve">Radio </w:t>
                            </w:r>
                            <w:r>
                              <w:rPr>
                                <w:rFonts w:ascii="Times New Roman" w:hAnsi="Times New Roman"/>
                                <w:sz w:val="20"/>
                                <w:szCs w:val="20"/>
                              </w:rPr>
                              <w:t>learning also yields some positive stories</w:t>
                            </w:r>
                            <w:r w:rsidRPr="0054633A">
                              <w:rPr>
                                <w:rFonts w:ascii="Times New Roman" w:hAnsi="Times New Roman"/>
                                <w:sz w:val="20"/>
                                <w:szCs w:val="20"/>
                              </w:rPr>
                              <w:t>. The Ethiopian Education Development Center, for example, produced a pro</w:t>
                            </w:r>
                            <w:r>
                              <w:rPr>
                                <w:rFonts w:ascii="Times New Roman" w:hAnsi="Times New Roman"/>
                                <w:sz w:val="20"/>
                                <w:szCs w:val="20"/>
                              </w:rPr>
                              <w:t>gram</w:t>
                            </w:r>
                            <w:r w:rsidRPr="0054633A">
                              <w:rPr>
                                <w:rFonts w:ascii="Times New Roman" w:hAnsi="Times New Roman"/>
                                <w:sz w:val="20"/>
                                <w:szCs w:val="20"/>
                              </w:rPr>
                              <w:t xml:space="preserve"> with a special curriculum in the Somali language, with the aim of reaching both in- and out-of-school Somali children. The pro</w:t>
                            </w:r>
                            <w:r>
                              <w:rPr>
                                <w:rFonts w:ascii="Times New Roman" w:hAnsi="Times New Roman"/>
                                <w:sz w:val="20"/>
                                <w:szCs w:val="20"/>
                              </w:rPr>
                              <w:t>gram</w:t>
                            </w:r>
                            <w:r w:rsidRPr="0054633A">
                              <w:rPr>
                                <w:rFonts w:ascii="Times New Roman" w:hAnsi="Times New Roman"/>
                                <w:sz w:val="20"/>
                                <w:szCs w:val="20"/>
                              </w:rPr>
                              <w:t xml:space="preserve"> included a successful Interactive Radio Instruction </w:t>
                            </w:r>
                            <w:r>
                              <w:rPr>
                                <w:rFonts w:ascii="Times New Roman" w:hAnsi="Times New Roman"/>
                                <w:sz w:val="20"/>
                                <w:szCs w:val="20"/>
                              </w:rPr>
                              <w:t xml:space="preserve">(IRI) </w:t>
                            </w:r>
                            <w:r w:rsidRPr="0054633A">
                              <w:rPr>
                                <w:rFonts w:ascii="Times New Roman" w:hAnsi="Times New Roman"/>
                                <w:sz w:val="20"/>
                                <w:szCs w:val="20"/>
                              </w:rPr>
                              <w:t>component. When the pro</w:t>
                            </w:r>
                            <w:r>
                              <w:rPr>
                                <w:rFonts w:ascii="Times New Roman" w:hAnsi="Times New Roman"/>
                                <w:sz w:val="20"/>
                                <w:szCs w:val="20"/>
                              </w:rPr>
                              <w:t>gram</w:t>
                            </w:r>
                            <w:r w:rsidRPr="0054633A">
                              <w:rPr>
                                <w:rFonts w:ascii="Times New Roman" w:hAnsi="Times New Roman"/>
                                <w:sz w:val="20"/>
                                <w:szCs w:val="20"/>
                              </w:rPr>
                              <w:t xml:space="preserve"> was discontinued in Ethiopia, broadcasting continued from </w:t>
                            </w:r>
                            <w:proofErr w:type="spellStart"/>
                            <w:r w:rsidRPr="0054633A">
                              <w:rPr>
                                <w:rFonts w:ascii="Times New Roman" w:hAnsi="Times New Roman"/>
                                <w:sz w:val="20"/>
                                <w:szCs w:val="20"/>
                              </w:rPr>
                              <w:t>Hargeisa</w:t>
                            </w:r>
                            <w:proofErr w:type="spellEnd"/>
                            <w:r w:rsidRPr="0054633A">
                              <w:rPr>
                                <w:rFonts w:ascii="Times New Roman" w:hAnsi="Times New Roman"/>
                                <w:sz w:val="20"/>
                                <w:szCs w:val="20"/>
                              </w:rPr>
                              <w:t>, on the other side of the border with Somaliland (</w:t>
                            </w:r>
                            <w:proofErr w:type="spellStart"/>
                            <w:r w:rsidRPr="0054633A">
                              <w:rPr>
                                <w:rFonts w:ascii="Times New Roman" w:hAnsi="Times New Roman"/>
                                <w:sz w:val="20"/>
                                <w:szCs w:val="20"/>
                              </w:rPr>
                              <w:t>Anis</w:t>
                            </w:r>
                            <w:proofErr w:type="spellEnd"/>
                            <w:r w:rsidRPr="0054633A">
                              <w:rPr>
                                <w:rFonts w:ascii="Times New Roman" w:hAnsi="Times New Roman"/>
                                <w:sz w:val="20"/>
                                <w:szCs w:val="20"/>
                              </w:rPr>
                              <w:t xml:space="preserve"> 2008). Most recently, the Somali Interactive Radio Instruction Program (SIRIP) uses the radio in combination with formal, non-governmental</w:t>
                            </w:r>
                            <w:r>
                              <w:rPr>
                                <w:rFonts w:ascii="Times New Roman" w:hAnsi="Times New Roman"/>
                                <w:sz w:val="20"/>
                                <w:szCs w:val="20"/>
                              </w:rPr>
                              <w:t>,</w:t>
                            </w:r>
                            <w:r w:rsidRPr="0054633A">
                              <w:rPr>
                                <w:rFonts w:ascii="Times New Roman" w:hAnsi="Times New Roman"/>
                                <w:sz w:val="20"/>
                                <w:szCs w:val="20"/>
                              </w:rPr>
                              <w:t xml:space="preserve"> and </w:t>
                            </w:r>
                            <w:proofErr w:type="spellStart"/>
                            <w:r w:rsidRPr="0054633A">
                              <w:rPr>
                                <w:rFonts w:ascii="Times New Roman" w:hAnsi="Times New Roman"/>
                                <w:sz w:val="20"/>
                                <w:szCs w:val="20"/>
                              </w:rPr>
                              <w:t>Quranic</w:t>
                            </w:r>
                            <w:proofErr w:type="spellEnd"/>
                            <w:r w:rsidRPr="0054633A">
                              <w:rPr>
                                <w:rFonts w:ascii="Times New Roman" w:hAnsi="Times New Roman"/>
                                <w:sz w:val="20"/>
                                <w:szCs w:val="20"/>
                              </w:rPr>
                              <w:t xml:space="preserve"> schools. Printed materials accompany the pro</w:t>
                            </w:r>
                            <w:r>
                              <w:rPr>
                                <w:rFonts w:ascii="Times New Roman" w:hAnsi="Times New Roman"/>
                                <w:sz w:val="20"/>
                                <w:szCs w:val="20"/>
                              </w:rPr>
                              <w:t>grams</w:t>
                            </w:r>
                            <w:r w:rsidRPr="0054633A">
                              <w:rPr>
                                <w:rFonts w:ascii="Times New Roman" w:hAnsi="Times New Roman"/>
                                <w:sz w:val="20"/>
                                <w:szCs w:val="20"/>
                              </w:rPr>
                              <w:t xml:space="preserve">. In addition to basic reading and </w:t>
                            </w:r>
                            <w:proofErr w:type="spellStart"/>
                            <w:r w:rsidRPr="0054633A">
                              <w:rPr>
                                <w:rFonts w:ascii="Times New Roman" w:hAnsi="Times New Roman"/>
                                <w:sz w:val="20"/>
                                <w:szCs w:val="20"/>
                              </w:rPr>
                              <w:t>maths</w:t>
                            </w:r>
                            <w:proofErr w:type="spellEnd"/>
                            <w:r w:rsidRPr="0054633A">
                              <w:rPr>
                                <w:rFonts w:ascii="Times New Roman" w:hAnsi="Times New Roman"/>
                                <w:sz w:val="20"/>
                                <w:szCs w:val="20"/>
                              </w:rPr>
                              <w:t xml:space="preserve"> in Somali, the pro</w:t>
                            </w:r>
                            <w:r>
                              <w:rPr>
                                <w:rFonts w:ascii="Times New Roman" w:hAnsi="Times New Roman"/>
                                <w:sz w:val="20"/>
                                <w:szCs w:val="20"/>
                              </w:rPr>
                              <w:t>grams</w:t>
                            </w:r>
                            <w:r w:rsidRPr="0054633A">
                              <w:rPr>
                                <w:rFonts w:ascii="Times New Roman" w:hAnsi="Times New Roman"/>
                                <w:sz w:val="20"/>
                                <w:szCs w:val="20"/>
                              </w:rPr>
                              <w:t xml:space="preserve"> contain life skills content such as health, conflict prevention and mediation, and democracy building, and emphasize the education of girls. SIRIP uses IRI</w:t>
                            </w:r>
                            <w:r>
                              <w:rPr>
                                <w:rFonts w:ascii="Times New Roman" w:hAnsi="Times New Roman"/>
                                <w:sz w:val="20"/>
                                <w:szCs w:val="20"/>
                              </w:rPr>
                              <w:t>-</w:t>
                            </w:r>
                            <w:r w:rsidRPr="0054633A">
                              <w:rPr>
                                <w:rFonts w:ascii="Times New Roman" w:hAnsi="Times New Roman"/>
                                <w:sz w:val="20"/>
                                <w:szCs w:val="20"/>
                              </w:rPr>
                              <w:t xml:space="preserve">trained teachers working in tent schools in refugee camps in the South-Central </w:t>
                            </w:r>
                            <w:r>
                              <w:rPr>
                                <w:rFonts w:ascii="Times New Roman" w:hAnsi="Times New Roman"/>
                                <w:sz w:val="20"/>
                                <w:szCs w:val="20"/>
                              </w:rPr>
                              <w:t>r</w:t>
                            </w:r>
                            <w:r w:rsidRPr="0054633A">
                              <w:rPr>
                                <w:rFonts w:ascii="Times New Roman" w:hAnsi="Times New Roman"/>
                                <w:sz w:val="20"/>
                                <w:szCs w:val="20"/>
                              </w:rPr>
                              <w:t>egion, Somaliland in the northwest</w:t>
                            </w:r>
                            <w:r>
                              <w:rPr>
                                <w:rFonts w:ascii="Times New Roman" w:hAnsi="Times New Roman"/>
                                <w:sz w:val="20"/>
                                <w:szCs w:val="20"/>
                              </w:rPr>
                              <w:t>,</w:t>
                            </w:r>
                            <w:r w:rsidRPr="0054633A">
                              <w:rPr>
                                <w:rFonts w:ascii="Times New Roman" w:hAnsi="Times New Roman"/>
                                <w:sz w:val="20"/>
                                <w:szCs w:val="20"/>
                              </w:rPr>
                              <w:t xml:space="preserve"> and </w:t>
                            </w:r>
                            <w:proofErr w:type="spellStart"/>
                            <w:r w:rsidRPr="0054633A">
                              <w:rPr>
                                <w:rFonts w:ascii="Times New Roman" w:hAnsi="Times New Roman"/>
                                <w:sz w:val="20"/>
                                <w:szCs w:val="20"/>
                              </w:rPr>
                              <w:t>Puntland</w:t>
                            </w:r>
                            <w:proofErr w:type="spellEnd"/>
                            <w:r w:rsidRPr="0054633A">
                              <w:rPr>
                                <w:rFonts w:ascii="Times New Roman" w:hAnsi="Times New Roman"/>
                                <w:sz w:val="20"/>
                                <w:szCs w:val="20"/>
                              </w:rPr>
                              <w:t xml:space="preserve"> in the northeast. In several locations in East Africa communities themselves have funded boarding schools (</w:t>
                            </w:r>
                            <w:proofErr w:type="spellStart"/>
                            <w:r w:rsidRPr="0054633A">
                              <w:rPr>
                                <w:rFonts w:ascii="Times New Roman" w:hAnsi="Times New Roman"/>
                                <w:sz w:val="20"/>
                                <w:szCs w:val="20"/>
                              </w:rPr>
                              <w:t>Borena</w:t>
                            </w:r>
                            <w:proofErr w:type="spellEnd"/>
                            <w:r w:rsidRPr="0054633A">
                              <w:rPr>
                                <w:rFonts w:ascii="Times New Roman" w:hAnsi="Times New Roman"/>
                                <w:sz w:val="20"/>
                                <w:szCs w:val="20"/>
                              </w:rPr>
                              <w:t xml:space="preserve"> zone and Somali regions of Ethiopia). </w:t>
                            </w:r>
                          </w:p>
                          <w:p w:rsidR="008B33A2" w:rsidRDefault="008B33A2" w:rsidP="0054633A">
                            <w:pPr>
                              <w:spacing w:after="120" w:line="240" w:lineRule="auto"/>
                              <w:jc w:val="both"/>
                              <w:rPr>
                                <w:rFonts w:ascii="Times New Roman" w:hAnsi="Times New Roman"/>
                                <w:color w:val="000000"/>
                                <w:sz w:val="20"/>
                                <w:szCs w:val="20"/>
                              </w:rPr>
                            </w:pPr>
                            <w:r w:rsidRPr="0054633A">
                              <w:rPr>
                                <w:rFonts w:ascii="Times New Roman" w:hAnsi="Times New Roman"/>
                                <w:bCs/>
                                <w:sz w:val="20"/>
                                <w:szCs w:val="20"/>
                              </w:rPr>
                              <w:t xml:space="preserve">In addition to efforts on the ground, there has been increasing interest among governments and development partners in providing more innovative education to pastoralist areas. There have been desk studies carried out by </w:t>
                            </w:r>
                            <w:r w:rsidRPr="0054633A">
                              <w:rPr>
                                <w:rFonts w:ascii="Times New Roman" w:hAnsi="Times New Roman"/>
                                <w:color w:val="000000"/>
                                <w:sz w:val="20"/>
                                <w:szCs w:val="20"/>
                              </w:rPr>
                              <w:t>Save the Children (2000; 2008), the World Bank (2001), the African Development Bank (2005), UNICEF (2001), Oxfam (2005), USAID and PACT Ethiopia (2008).</w:t>
                            </w:r>
                            <w:r>
                              <w:rPr>
                                <w:rFonts w:ascii="Times New Roman" w:hAnsi="Times New Roman"/>
                                <w:color w:val="000000"/>
                                <w:sz w:val="20"/>
                                <w:szCs w:val="20"/>
                              </w:rPr>
                              <w:t xml:space="preserve"> </w:t>
                            </w:r>
                          </w:p>
                          <w:p w:rsidR="008B33A2" w:rsidRDefault="008B33A2" w:rsidP="0054633A">
                            <w:pPr>
                              <w:spacing w:after="120" w:line="240" w:lineRule="auto"/>
                              <w:jc w:val="both"/>
                            </w:pPr>
                            <w:r w:rsidRPr="0054633A">
                              <w:rPr>
                                <w:rFonts w:ascii="Times New Roman" w:hAnsi="Times New Roman"/>
                                <w:color w:val="000000"/>
                                <w:sz w:val="20"/>
                                <w:szCs w:val="20"/>
                              </w:rPr>
                              <w:t xml:space="preserve">Source: </w:t>
                            </w:r>
                            <w:proofErr w:type="spellStart"/>
                            <w:r>
                              <w:rPr>
                                <w:rFonts w:ascii="Times New Roman" w:hAnsi="Times New Roman"/>
                                <w:sz w:val="20"/>
                                <w:szCs w:val="20"/>
                                <w:lang w:val="en-GB"/>
                              </w:rPr>
                              <w:t>Krätli</w:t>
                            </w:r>
                            <w:proofErr w:type="spellEnd"/>
                            <w:r>
                              <w:rPr>
                                <w:rFonts w:ascii="Times New Roman" w:hAnsi="Times New Roman"/>
                                <w:sz w:val="20"/>
                                <w:szCs w:val="20"/>
                                <w:lang w:val="en-GB"/>
                              </w:rPr>
                              <w:t xml:space="preserve"> and Dyer</w:t>
                            </w:r>
                            <w:r w:rsidRPr="0054633A">
                              <w:rPr>
                                <w:rFonts w:ascii="Times New Roman" w:hAnsi="Times New Roman"/>
                                <w:sz w:val="20"/>
                                <w:szCs w:val="20"/>
                                <w:lang w:val="en-GB"/>
                              </w:rPr>
                              <w:t xml:space="preserve"> </w:t>
                            </w:r>
                            <w:r>
                              <w:rPr>
                                <w:rFonts w:ascii="Times New Roman" w:hAnsi="Times New Roman"/>
                                <w:sz w:val="20"/>
                                <w:szCs w:val="20"/>
                                <w:lang w:val="en-GB"/>
                              </w:rPr>
                              <w:t>(</w:t>
                            </w:r>
                            <w:r w:rsidRPr="0054633A">
                              <w:rPr>
                                <w:rFonts w:ascii="Times New Roman" w:hAnsi="Times New Roman"/>
                                <w:sz w:val="20"/>
                                <w:szCs w:val="20"/>
                                <w:lang w:val="en-GB"/>
                              </w:rPr>
                              <w:t>2009</w:t>
                            </w:r>
                            <w:r>
                              <w:rPr>
                                <w:rFonts w:ascii="Times New Roman" w:hAnsi="Times New Roman"/>
                                <w:sz w:val="20"/>
                                <w:szCs w:val="2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75" type="#_x0000_t202" style="position:absolute;margin-left:4pt;margin-top:6.65pt;width:447.5pt;height:43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">
                <v:textbox>
                  <w:txbxContent>
                    <w:p w:rsidR="008B33A2" w:rsidRPr="002F0E0E" w:rsidRDefault="008B33A2" w:rsidP="002F0E0E">
                      <w:pPr>
                        <w:pStyle w:val="Caption"/>
                        <w:rPr>
                          <w:rFonts w:ascii="Times New Roman" w:hAnsi="Times New Roman"/>
                          <w:bCs w:val="0"/>
                          <w:color w:val="auto"/>
                          <w:sz w:val="22"/>
                          <w:szCs w:val="22"/>
                        </w:rPr>
                      </w:pPr>
                      <w:bookmarkStart w:id="511" w:name="_Toc308443610"/>
                      <w:r w:rsidRPr="002F0E0E">
                        <w:rPr>
                          <w:rFonts w:ascii="Times New Roman" w:hAnsi="Times New Roman"/>
                          <w:color w:val="auto"/>
                          <w:sz w:val="22"/>
                          <w:szCs w:val="22"/>
                        </w:rPr>
                        <w:t xml:space="preserve">Box </w:t>
                      </w:r>
                      <w:ins w:id="512" w:author="Author">
                        <w:r>
                          <w:rPr>
                            <w:rFonts w:ascii="Times New Roman" w:hAnsi="Times New Roman"/>
                            <w:color w:val="auto"/>
                            <w:sz w:val="22"/>
                            <w:szCs w:val="22"/>
                          </w:rPr>
                          <w:t>4.</w:t>
                        </w:r>
                      </w:ins>
                      <w:r w:rsidRPr="002F0E0E">
                        <w:rPr>
                          <w:rFonts w:ascii="Times New Roman" w:hAnsi="Times New Roman"/>
                          <w:color w:val="auto"/>
                          <w:sz w:val="22"/>
                          <w:szCs w:val="22"/>
                        </w:rPr>
                        <w:fldChar w:fldCharType="begin"/>
                      </w:r>
                      <w:r w:rsidRPr="002F0E0E">
                        <w:rPr>
                          <w:rFonts w:ascii="Times New Roman" w:hAnsi="Times New Roman"/>
                          <w:color w:val="auto"/>
                          <w:sz w:val="22"/>
                          <w:szCs w:val="22"/>
                        </w:rPr>
                        <w:instrText xml:space="preserve"> SEQ Box \* ARABIC </w:instrText>
                      </w:r>
                      <w:r w:rsidRPr="002F0E0E">
                        <w:rPr>
                          <w:rFonts w:ascii="Times New Roman" w:hAnsi="Times New Roman"/>
                          <w:color w:val="auto"/>
                          <w:sz w:val="22"/>
                          <w:szCs w:val="22"/>
                        </w:rPr>
                        <w:fldChar w:fldCharType="separate"/>
                      </w:r>
                      <w:r>
                        <w:rPr>
                          <w:rFonts w:ascii="Times New Roman" w:hAnsi="Times New Roman"/>
                          <w:noProof/>
                          <w:color w:val="auto"/>
                          <w:sz w:val="22"/>
                          <w:szCs w:val="22"/>
                        </w:rPr>
                        <w:t>2</w:t>
                      </w:r>
                      <w:r w:rsidRPr="002F0E0E">
                        <w:rPr>
                          <w:rFonts w:ascii="Times New Roman" w:hAnsi="Times New Roman"/>
                          <w:color w:val="auto"/>
                          <w:sz w:val="22"/>
                          <w:szCs w:val="22"/>
                        </w:rPr>
                        <w:fldChar w:fldCharType="end"/>
                      </w:r>
                      <w:del w:id="513" w:author="Author">
                        <w:r w:rsidRPr="002F0E0E" w:rsidDel="00520EFF">
                          <w:rPr>
                            <w:rFonts w:ascii="Times New Roman" w:hAnsi="Times New Roman"/>
                            <w:color w:val="auto"/>
                            <w:sz w:val="22"/>
                            <w:szCs w:val="22"/>
                          </w:rPr>
                          <w:delText xml:space="preserve">. </w:delText>
                        </w:r>
                      </w:del>
                      <w:ins w:id="514" w:author="Author">
                        <w:r>
                          <w:rPr>
                            <w:rFonts w:ascii="Times New Roman" w:hAnsi="Times New Roman"/>
                            <w:color w:val="auto"/>
                            <w:sz w:val="22"/>
                            <w:szCs w:val="22"/>
                          </w:rPr>
                          <w:t>—</w:t>
                        </w:r>
                      </w:ins>
                      <w:r w:rsidRPr="002F0E0E">
                        <w:rPr>
                          <w:rFonts w:ascii="Times New Roman" w:hAnsi="Times New Roman"/>
                          <w:bCs w:val="0"/>
                          <w:color w:val="auto"/>
                          <w:sz w:val="22"/>
                          <w:szCs w:val="22"/>
                        </w:rPr>
                        <w:t xml:space="preserve">Education and pastoralism in Africa: </w:t>
                      </w:r>
                      <w:ins w:id="515" w:author="Author">
                        <w:r>
                          <w:rPr>
                            <w:rFonts w:ascii="Times New Roman" w:hAnsi="Times New Roman"/>
                            <w:bCs w:val="0"/>
                            <w:color w:val="auto"/>
                            <w:sz w:val="22"/>
                            <w:szCs w:val="22"/>
                          </w:rPr>
                          <w:t>A</w:t>
                        </w:r>
                      </w:ins>
                      <w:del w:id="516" w:author="Author">
                        <w:r w:rsidRPr="002F0E0E" w:rsidDel="00520EFF">
                          <w:rPr>
                            <w:rFonts w:ascii="Times New Roman" w:hAnsi="Times New Roman"/>
                            <w:bCs w:val="0"/>
                            <w:color w:val="auto"/>
                            <w:sz w:val="22"/>
                            <w:szCs w:val="22"/>
                          </w:rPr>
                          <w:delText>a</w:delText>
                        </w:r>
                      </w:del>
                      <w:r w:rsidRPr="002F0E0E">
                        <w:rPr>
                          <w:rFonts w:ascii="Times New Roman" w:hAnsi="Times New Roman"/>
                          <w:bCs w:val="0"/>
                          <w:color w:val="auto"/>
                          <w:sz w:val="22"/>
                          <w:szCs w:val="22"/>
                        </w:rPr>
                        <w:t xml:space="preserve"> snapshot of some experience to date</w:t>
                      </w:r>
                      <w:bookmarkEnd w:id="511"/>
                    </w:p>
                    <w:p w:rsidR="008B33A2" w:rsidRPr="0054633A" w:rsidRDefault="008B33A2" w:rsidP="0054633A">
                      <w:pPr>
                        <w:autoSpaceDE w:val="0"/>
                        <w:autoSpaceDN w:val="0"/>
                        <w:adjustRightInd w:val="0"/>
                        <w:spacing w:after="120" w:line="240" w:lineRule="auto"/>
                        <w:rPr>
                          <w:rFonts w:ascii="Times New Roman" w:hAnsi="Times New Roman"/>
                          <w:sz w:val="20"/>
                          <w:szCs w:val="20"/>
                        </w:rPr>
                      </w:pPr>
                      <w:r w:rsidRPr="0054633A">
                        <w:rPr>
                          <w:rFonts w:ascii="Times New Roman" w:hAnsi="Times New Roman"/>
                          <w:sz w:val="20"/>
                          <w:szCs w:val="20"/>
                        </w:rPr>
                        <w:t xml:space="preserve">Mobile schools of various kinds have been tried out in Africa since the 1970s. In Kenya two pilot projects of </w:t>
                      </w:r>
                      <w:del w:id="517" w:author="Author">
                        <w:r w:rsidRPr="0054633A" w:rsidDel="00484EA3">
                          <w:rPr>
                            <w:rFonts w:ascii="Times New Roman" w:hAnsi="Times New Roman"/>
                            <w:sz w:val="20"/>
                            <w:szCs w:val="20"/>
                          </w:rPr>
                          <w:delText>‘</w:delText>
                        </w:r>
                      </w:del>
                      <w:ins w:id="518" w:author="Author">
                        <w:r>
                          <w:rPr>
                            <w:rFonts w:ascii="Times New Roman" w:hAnsi="Times New Roman"/>
                            <w:sz w:val="20"/>
                            <w:szCs w:val="20"/>
                          </w:rPr>
                          <w:t>“m</w:t>
                        </w:r>
                      </w:ins>
                      <w:del w:id="519" w:author="Author">
                        <w:r w:rsidRPr="0054633A" w:rsidDel="00C93524">
                          <w:rPr>
                            <w:rFonts w:ascii="Times New Roman" w:hAnsi="Times New Roman"/>
                            <w:sz w:val="20"/>
                            <w:szCs w:val="20"/>
                          </w:rPr>
                          <w:delText>M</w:delText>
                        </w:r>
                      </w:del>
                      <w:r w:rsidRPr="0054633A">
                        <w:rPr>
                          <w:rFonts w:ascii="Times New Roman" w:hAnsi="Times New Roman"/>
                          <w:sz w:val="20"/>
                          <w:szCs w:val="20"/>
                        </w:rPr>
                        <w:t xml:space="preserve">obile </w:t>
                      </w:r>
                      <w:ins w:id="520" w:author="Author">
                        <w:r>
                          <w:rPr>
                            <w:rFonts w:ascii="Times New Roman" w:hAnsi="Times New Roman"/>
                            <w:sz w:val="20"/>
                            <w:szCs w:val="20"/>
                          </w:rPr>
                          <w:t>t</w:t>
                        </w:r>
                      </w:ins>
                      <w:del w:id="521" w:author="Author">
                        <w:r w:rsidRPr="0054633A" w:rsidDel="00C93524">
                          <w:rPr>
                            <w:rFonts w:ascii="Times New Roman" w:hAnsi="Times New Roman"/>
                            <w:sz w:val="20"/>
                            <w:szCs w:val="20"/>
                          </w:rPr>
                          <w:delText>T</w:delText>
                        </w:r>
                      </w:del>
                      <w:r w:rsidRPr="0054633A">
                        <w:rPr>
                          <w:rFonts w:ascii="Times New Roman" w:hAnsi="Times New Roman"/>
                          <w:sz w:val="20"/>
                          <w:szCs w:val="20"/>
                        </w:rPr>
                        <w:t xml:space="preserve">eaching </w:t>
                      </w:r>
                      <w:ins w:id="522" w:author="Author">
                        <w:r>
                          <w:rPr>
                            <w:rFonts w:ascii="Times New Roman" w:hAnsi="Times New Roman"/>
                            <w:sz w:val="20"/>
                            <w:szCs w:val="20"/>
                          </w:rPr>
                          <w:t>u</w:t>
                        </w:r>
                      </w:ins>
                      <w:del w:id="523" w:author="Author">
                        <w:r w:rsidRPr="0054633A" w:rsidDel="00C93524">
                          <w:rPr>
                            <w:rFonts w:ascii="Times New Roman" w:hAnsi="Times New Roman"/>
                            <w:sz w:val="20"/>
                            <w:szCs w:val="20"/>
                          </w:rPr>
                          <w:delText>U</w:delText>
                        </w:r>
                      </w:del>
                      <w:r w:rsidRPr="0054633A">
                        <w:rPr>
                          <w:rFonts w:ascii="Times New Roman" w:hAnsi="Times New Roman"/>
                          <w:sz w:val="20"/>
                          <w:szCs w:val="20"/>
                        </w:rPr>
                        <w:t>nits</w:t>
                      </w:r>
                      <w:ins w:id="524" w:author="Author">
                        <w:r>
                          <w:rPr>
                            <w:rFonts w:ascii="Times New Roman" w:hAnsi="Times New Roman"/>
                            <w:sz w:val="20"/>
                            <w:szCs w:val="20"/>
                          </w:rPr>
                          <w:t>”</w:t>
                        </w:r>
                      </w:ins>
                      <w:del w:id="525" w:author="Author">
                        <w:r w:rsidRPr="0054633A" w:rsidDel="00484EA3">
                          <w:rPr>
                            <w:rFonts w:ascii="Times New Roman" w:hAnsi="Times New Roman"/>
                            <w:sz w:val="20"/>
                            <w:szCs w:val="20"/>
                          </w:rPr>
                          <w:delText>’</w:delText>
                        </w:r>
                      </w:del>
                      <w:r w:rsidRPr="0054633A">
                        <w:rPr>
                          <w:rFonts w:ascii="Times New Roman" w:hAnsi="Times New Roman"/>
                          <w:sz w:val="20"/>
                          <w:szCs w:val="20"/>
                        </w:rPr>
                        <w:t xml:space="preserve"> were introduced during the 1974</w:t>
                      </w:r>
                      <w:r>
                        <w:rPr>
                          <w:rFonts w:ascii="Times New Roman" w:hAnsi="Times New Roman"/>
                          <w:sz w:val="20"/>
                          <w:szCs w:val="20"/>
                        </w:rPr>
                        <w:t>–</w:t>
                      </w:r>
                      <w:r w:rsidRPr="0054633A">
                        <w:rPr>
                          <w:rFonts w:ascii="Times New Roman" w:hAnsi="Times New Roman"/>
                          <w:sz w:val="20"/>
                          <w:szCs w:val="20"/>
                        </w:rPr>
                        <w:t xml:space="preserve">1978 development </w:t>
                      </w:r>
                      <w:proofErr w:type="gramStart"/>
                      <w:r w:rsidRPr="0054633A">
                        <w:rPr>
                          <w:rFonts w:ascii="Times New Roman" w:hAnsi="Times New Roman"/>
                          <w:sz w:val="20"/>
                          <w:szCs w:val="20"/>
                        </w:rPr>
                        <w:t>plan</w:t>
                      </w:r>
                      <w:proofErr w:type="gramEnd"/>
                      <w:r w:rsidRPr="0054633A">
                        <w:rPr>
                          <w:rFonts w:ascii="Times New Roman" w:hAnsi="Times New Roman"/>
                          <w:sz w:val="20"/>
                          <w:szCs w:val="20"/>
                        </w:rPr>
                        <w:t xml:space="preserve">. With support from UNICEF, Sudan introduced mobile schools in 1980. By 1994, there were 178 recorded between Darfur and </w:t>
                      </w:r>
                      <w:proofErr w:type="spellStart"/>
                      <w:r w:rsidRPr="0054633A">
                        <w:rPr>
                          <w:rFonts w:ascii="Times New Roman" w:hAnsi="Times New Roman"/>
                          <w:sz w:val="20"/>
                          <w:szCs w:val="20"/>
                        </w:rPr>
                        <w:t>Kordofan</w:t>
                      </w:r>
                      <w:proofErr w:type="spellEnd"/>
                      <w:r w:rsidRPr="0054633A">
                        <w:rPr>
                          <w:rFonts w:ascii="Times New Roman" w:hAnsi="Times New Roman"/>
                          <w:sz w:val="20"/>
                          <w:szCs w:val="20"/>
                        </w:rPr>
                        <w:t>. In South</w:t>
                      </w:r>
                      <w:r>
                        <w:rPr>
                          <w:rFonts w:ascii="Times New Roman" w:hAnsi="Times New Roman"/>
                          <w:sz w:val="20"/>
                          <w:szCs w:val="20"/>
                        </w:rPr>
                        <w:t>,</w:t>
                      </w:r>
                      <w:r w:rsidRPr="0054633A">
                        <w:rPr>
                          <w:rFonts w:ascii="Times New Roman" w:hAnsi="Times New Roman"/>
                          <w:sz w:val="20"/>
                          <w:szCs w:val="20"/>
                        </w:rPr>
                        <w:t xml:space="preserve"> 11 mobile schools are recorded as operational today, all of which are self-financed. Over the last decade, as governments increased the efforts to meet the target of universal primary education, mobile schools have enjoyed a significant revival of institutional interest, particularly following a UNICEF</w:t>
                      </w:r>
                      <w:r>
                        <w:rPr>
                          <w:rFonts w:ascii="Times New Roman" w:hAnsi="Times New Roman"/>
                          <w:sz w:val="20"/>
                          <w:szCs w:val="20"/>
                        </w:rPr>
                        <w:t>-</w:t>
                      </w:r>
                      <w:r w:rsidRPr="0054633A">
                        <w:rPr>
                          <w:rFonts w:ascii="Times New Roman" w:hAnsi="Times New Roman"/>
                          <w:sz w:val="20"/>
                          <w:szCs w:val="20"/>
                        </w:rPr>
                        <w:t xml:space="preserve">funded study trip to Iran by delegations from the </w:t>
                      </w:r>
                      <w:r>
                        <w:rPr>
                          <w:rFonts w:ascii="Times New Roman" w:hAnsi="Times New Roman"/>
                          <w:sz w:val="20"/>
                          <w:szCs w:val="20"/>
                        </w:rPr>
                        <w:t>m</w:t>
                      </w:r>
                      <w:r w:rsidRPr="0054633A">
                        <w:rPr>
                          <w:rFonts w:ascii="Times New Roman" w:hAnsi="Times New Roman"/>
                          <w:sz w:val="20"/>
                          <w:szCs w:val="20"/>
                        </w:rPr>
                        <w:t xml:space="preserve">inistries of </w:t>
                      </w:r>
                      <w:r>
                        <w:rPr>
                          <w:rFonts w:ascii="Times New Roman" w:hAnsi="Times New Roman"/>
                          <w:sz w:val="20"/>
                          <w:szCs w:val="20"/>
                        </w:rPr>
                        <w:t>e</w:t>
                      </w:r>
                      <w:r w:rsidRPr="0054633A">
                        <w:rPr>
                          <w:rFonts w:ascii="Times New Roman" w:hAnsi="Times New Roman"/>
                          <w:sz w:val="20"/>
                          <w:szCs w:val="20"/>
                        </w:rPr>
                        <w:t>ducation of Kenya, Ethiopia</w:t>
                      </w:r>
                      <w:r>
                        <w:rPr>
                          <w:rFonts w:ascii="Times New Roman" w:hAnsi="Times New Roman"/>
                          <w:sz w:val="20"/>
                          <w:szCs w:val="20"/>
                        </w:rPr>
                        <w:t>,</w:t>
                      </w:r>
                      <w:r w:rsidRPr="0054633A">
                        <w:rPr>
                          <w:rFonts w:ascii="Times New Roman" w:hAnsi="Times New Roman"/>
                          <w:sz w:val="20"/>
                          <w:szCs w:val="20"/>
                        </w:rPr>
                        <w:t xml:space="preserve"> and Somalia in 2006. In Kenya, mobile schools were first expanded in the early 1990s by the Arid Lands Resource Management Project. Today, mobile schools supported by the Government of Kenya number more than </w:t>
                      </w:r>
                      <w:r>
                        <w:rPr>
                          <w:rFonts w:ascii="Times New Roman" w:hAnsi="Times New Roman"/>
                          <w:sz w:val="20"/>
                          <w:szCs w:val="20"/>
                        </w:rPr>
                        <w:t>50</w:t>
                      </w:r>
                      <w:r w:rsidRPr="0054633A">
                        <w:rPr>
                          <w:rFonts w:ascii="Times New Roman" w:hAnsi="Times New Roman"/>
                          <w:sz w:val="20"/>
                          <w:szCs w:val="20"/>
                        </w:rPr>
                        <w:t xml:space="preserve"> across six districts. </w:t>
                      </w:r>
                    </w:p>
                    <w:p w:rsidR="008B33A2" w:rsidRPr="0054633A" w:rsidRDefault="008B33A2" w:rsidP="0054633A">
                      <w:pPr>
                        <w:autoSpaceDE w:val="0"/>
                        <w:autoSpaceDN w:val="0"/>
                        <w:adjustRightInd w:val="0"/>
                        <w:spacing w:after="120" w:line="240" w:lineRule="auto"/>
                        <w:rPr>
                          <w:rFonts w:ascii="Times New Roman" w:hAnsi="Times New Roman"/>
                          <w:sz w:val="20"/>
                          <w:szCs w:val="20"/>
                        </w:rPr>
                      </w:pPr>
                      <w:r w:rsidRPr="0054633A">
                        <w:rPr>
                          <w:rFonts w:ascii="Times New Roman" w:hAnsi="Times New Roman"/>
                          <w:sz w:val="20"/>
                          <w:szCs w:val="20"/>
                        </w:rPr>
                        <w:t>Mobile schools are meant to prepare children to join a conventional school at a certain grade, which varies from country to country (</w:t>
                      </w:r>
                      <w:r>
                        <w:rPr>
                          <w:rFonts w:ascii="Times New Roman" w:hAnsi="Times New Roman"/>
                          <w:sz w:val="20"/>
                          <w:szCs w:val="20"/>
                        </w:rPr>
                        <w:t>for example,</w:t>
                      </w:r>
                      <w:r w:rsidRPr="0054633A">
                        <w:rPr>
                          <w:rFonts w:ascii="Times New Roman" w:hAnsi="Times New Roman"/>
                          <w:sz w:val="20"/>
                          <w:szCs w:val="20"/>
                        </w:rPr>
                        <w:t xml:space="preserve"> </w:t>
                      </w:r>
                      <w:r>
                        <w:rPr>
                          <w:rFonts w:ascii="Times New Roman" w:hAnsi="Times New Roman"/>
                          <w:sz w:val="20"/>
                          <w:szCs w:val="20"/>
                        </w:rPr>
                        <w:t>g</w:t>
                      </w:r>
                      <w:r w:rsidRPr="0054633A">
                        <w:rPr>
                          <w:rFonts w:ascii="Times New Roman" w:hAnsi="Times New Roman"/>
                          <w:sz w:val="20"/>
                          <w:szCs w:val="20"/>
                        </w:rPr>
                        <w:t xml:space="preserve">rade </w:t>
                      </w:r>
                      <w:r>
                        <w:rPr>
                          <w:rFonts w:ascii="Times New Roman" w:hAnsi="Times New Roman"/>
                          <w:sz w:val="20"/>
                          <w:szCs w:val="20"/>
                        </w:rPr>
                        <w:t>four</w:t>
                      </w:r>
                      <w:r w:rsidRPr="0054633A">
                        <w:rPr>
                          <w:rFonts w:ascii="Times New Roman" w:hAnsi="Times New Roman"/>
                          <w:sz w:val="20"/>
                          <w:szCs w:val="20"/>
                        </w:rPr>
                        <w:t xml:space="preserve"> in Kenya but </w:t>
                      </w:r>
                      <w:r>
                        <w:rPr>
                          <w:rFonts w:ascii="Times New Roman" w:hAnsi="Times New Roman"/>
                          <w:sz w:val="20"/>
                          <w:szCs w:val="20"/>
                        </w:rPr>
                        <w:t>g</w:t>
                      </w:r>
                      <w:r w:rsidRPr="0054633A">
                        <w:rPr>
                          <w:rFonts w:ascii="Times New Roman" w:hAnsi="Times New Roman"/>
                          <w:sz w:val="20"/>
                          <w:szCs w:val="20"/>
                        </w:rPr>
                        <w:t xml:space="preserve">rade </w:t>
                      </w:r>
                      <w:r>
                        <w:rPr>
                          <w:rFonts w:ascii="Times New Roman" w:hAnsi="Times New Roman"/>
                          <w:sz w:val="20"/>
                          <w:szCs w:val="20"/>
                        </w:rPr>
                        <w:t>four</w:t>
                      </w:r>
                      <w:r w:rsidRPr="0054633A">
                        <w:rPr>
                          <w:rFonts w:ascii="Times New Roman" w:hAnsi="Times New Roman"/>
                          <w:sz w:val="20"/>
                          <w:szCs w:val="20"/>
                        </w:rPr>
                        <w:t xml:space="preserve">, </w:t>
                      </w:r>
                      <w:r>
                        <w:rPr>
                          <w:rFonts w:ascii="Times New Roman" w:hAnsi="Times New Roman"/>
                          <w:sz w:val="20"/>
                          <w:szCs w:val="20"/>
                        </w:rPr>
                        <w:t>five,</w:t>
                      </w:r>
                      <w:r w:rsidRPr="0054633A">
                        <w:rPr>
                          <w:rFonts w:ascii="Times New Roman" w:hAnsi="Times New Roman"/>
                          <w:sz w:val="20"/>
                          <w:szCs w:val="20"/>
                        </w:rPr>
                        <w:t xml:space="preserve"> or </w:t>
                      </w:r>
                      <w:r>
                        <w:rPr>
                          <w:rFonts w:ascii="Times New Roman" w:hAnsi="Times New Roman"/>
                          <w:sz w:val="20"/>
                          <w:szCs w:val="20"/>
                        </w:rPr>
                        <w:t>six</w:t>
                      </w:r>
                      <w:r w:rsidRPr="0054633A">
                        <w:rPr>
                          <w:rFonts w:ascii="Times New Roman" w:hAnsi="Times New Roman"/>
                          <w:sz w:val="20"/>
                          <w:szCs w:val="20"/>
                        </w:rPr>
                        <w:t xml:space="preserve"> in Sudan), but also to provide education that is compatible with the pastoralist lifestyle, culture</w:t>
                      </w:r>
                      <w:r>
                        <w:rPr>
                          <w:rFonts w:ascii="Times New Roman" w:hAnsi="Times New Roman"/>
                          <w:sz w:val="20"/>
                          <w:szCs w:val="20"/>
                        </w:rPr>
                        <w:t>,</w:t>
                      </w:r>
                      <w:r w:rsidRPr="0054633A">
                        <w:rPr>
                          <w:rFonts w:ascii="Times New Roman" w:hAnsi="Times New Roman"/>
                          <w:sz w:val="20"/>
                          <w:szCs w:val="20"/>
                        </w:rPr>
                        <w:t xml:space="preserve"> and environment. However, mobile schools in Africa can face many problems: poor equipment and training, inadequate curriculum, and marginalization from the formal system. As a result, the educational quality is usually poorer than the average in conventional schools. </w:t>
                      </w:r>
                    </w:p>
                    <w:p w:rsidR="008B33A2" w:rsidRPr="0054633A" w:rsidRDefault="008B33A2" w:rsidP="0054633A">
                      <w:pPr>
                        <w:autoSpaceDE w:val="0"/>
                        <w:autoSpaceDN w:val="0"/>
                        <w:adjustRightInd w:val="0"/>
                        <w:spacing w:after="120" w:line="240" w:lineRule="auto"/>
                        <w:rPr>
                          <w:rFonts w:ascii="Times New Roman" w:hAnsi="Times New Roman"/>
                          <w:b/>
                          <w:bCs/>
                          <w:sz w:val="20"/>
                          <w:szCs w:val="20"/>
                        </w:rPr>
                      </w:pPr>
                      <w:r w:rsidRPr="0054633A">
                        <w:rPr>
                          <w:rFonts w:ascii="Times New Roman" w:hAnsi="Times New Roman"/>
                          <w:sz w:val="20"/>
                          <w:szCs w:val="20"/>
                        </w:rPr>
                        <w:t xml:space="preserve">Radio </w:t>
                      </w:r>
                      <w:r>
                        <w:rPr>
                          <w:rFonts w:ascii="Times New Roman" w:hAnsi="Times New Roman"/>
                          <w:sz w:val="20"/>
                          <w:szCs w:val="20"/>
                        </w:rPr>
                        <w:t>learning also yields some positive stories</w:t>
                      </w:r>
                      <w:r w:rsidRPr="0054633A">
                        <w:rPr>
                          <w:rFonts w:ascii="Times New Roman" w:hAnsi="Times New Roman"/>
                          <w:sz w:val="20"/>
                          <w:szCs w:val="20"/>
                        </w:rPr>
                        <w:t>. The Ethiopian Education Development Center, for example, produced a pro</w:t>
                      </w:r>
                      <w:r>
                        <w:rPr>
                          <w:rFonts w:ascii="Times New Roman" w:hAnsi="Times New Roman"/>
                          <w:sz w:val="20"/>
                          <w:szCs w:val="20"/>
                        </w:rPr>
                        <w:t>gram</w:t>
                      </w:r>
                      <w:r w:rsidRPr="0054633A">
                        <w:rPr>
                          <w:rFonts w:ascii="Times New Roman" w:hAnsi="Times New Roman"/>
                          <w:sz w:val="20"/>
                          <w:szCs w:val="20"/>
                        </w:rPr>
                        <w:t xml:space="preserve"> with a special curriculum in the Somali language, with the aim of reaching both in- and out-of-school Somali children. The pro</w:t>
                      </w:r>
                      <w:r>
                        <w:rPr>
                          <w:rFonts w:ascii="Times New Roman" w:hAnsi="Times New Roman"/>
                          <w:sz w:val="20"/>
                          <w:szCs w:val="20"/>
                        </w:rPr>
                        <w:t>gram</w:t>
                      </w:r>
                      <w:r w:rsidRPr="0054633A">
                        <w:rPr>
                          <w:rFonts w:ascii="Times New Roman" w:hAnsi="Times New Roman"/>
                          <w:sz w:val="20"/>
                          <w:szCs w:val="20"/>
                        </w:rPr>
                        <w:t xml:space="preserve"> included a successful Interactive Radio Instruction </w:t>
                      </w:r>
                      <w:r>
                        <w:rPr>
                          <w:rFonts w:ascii="Times New Roman" w:hAnsi="Times New Roman"/>
                          <w:sz w:val="20"/>
                          <w:szCs w:val="20"/>
                        </w:rPr>
                        <w:t xml:space="preserve">(IRI) </w:t>
                      </w:r>
                      <w:r w:rsidRPr="0054633A">
                        <w:rPr>
                          <w:rFonts w:ascii="Times New Roman" w:hAnsi="Times New Roman"/>
                          <w:sz w:val="20"/>
                          <w:szCs w:val="20"/>
                        </w:rPr>
                        <w:t>component. When the pro</w:t>
                      </w:r>
                      <w:r>
                        <w:rPr>
                          <w:rFonts w:ascii="Times New Roman" w:hAnsi="Times New Roman"/>
                          <w:sz w:val="20"/>
                          <w:szCs w:val="20"/>
                        </w:rPr>
                        <w:t>gram</w:t>
                      </w:r>
                      <w:r w:rsidRPr="0054633A">
                        <w:rPr>
                          <w:rFonts w:ascii="Times New Roman" w:hAnsi="Times New Roman"/>
                          <w:sz w:val="20"/>
                          <w:szCs w:val="20"/>
                        </w:rPr>
                        <w:t xml:space="preserve"> was discontinued in Ethiopia, broadcasting continued from </w:t>
                      </w:r>
                      <w:proofErr w:type="spellStart"/>
                      <w:r w:rsidRPr="0054633A">
                        <w:rPr>
                          <w:rFonts w:ascii="Times New Roman" w:hAnsi="Times New Roman"/>
                          <w:sz w:val="20"/>
                          <w:szCs w:val="20"/>
                        </w:rPr>
                        <w:t>Hargeisa</w:t>
                      </w:r>
                      <w:proofErr w:type="spellEnd"/>
                      <w:r w:rsidRPr="0054633A">
                        <w:rPr>
                          <w:rFonts w:ascii="Times New Roman" w:hAnsi="Times New Roman"/>
                          <w:sz w:val="20"/>
                          <w:szCs w:val="20"/>
                        </w:rPr>
                        <w:t>, on the other side of the border with Somaliland (</w:t>
                      </w:r>
                      <w:proofErr w:type="spellStart"/>
                      <w:r w:rsidRPr="0054633A">
                        <w:rPr>
                          <w:rFonts w:ascii="Times New Roman" w:hAnsi="Times New Roman"/>
                          <w:sz w:val="20"/>
                          <w:szCs w:val="20"/>
                        </w:rPr>
                        <w:t>Anis</w:t>
                      </w:r>
                      <w:proofErr w:type="spellEnd"/>
                      <w:r w:rsidRPr="0054633A">
                        <w:rPr>
                          <w:rFonts w:ascii="Times New Roman" w:hAnsi="Times New Roman"/>
                          <w:sz w:val="20"/>
                          <w:szCs w:val="20"/>
                        </w:rPr>
                        <w:t xml:space="preserve"> 2008). Most recently, the Somali Interactive Radio Instruction Program (SIRIP) uses the radio in combination with formal, non-governmental</w:t>
                      </w:r>
                      <w:r>
                        <w:rPr>
                          <w:rFonts w:ascii="Times New Roman" w:hAnsi="Times New Roman"/>
                          <w:sz w:val="20"/>
                          <w:szCs w:val="20"/>
                        </w:rPr>
                        <w:t>,</w:t>
                      </w:r>
                      <w:r w:rsidRPr="0054633A">
                        <w:rPr>
                          <w:rFonts w:ascii="Times New Roman" w:hAnsi="Times New Roman"/>
                          <w:sz w:val="20"/>
                          <w:szCs w:val="20"/>
                        </w:rPr>
                        <w:t xml:space="preserve"> and </w:t>
                      </w:r>
                      <w:proofErr w:type="spellStart"/>
                      <w:r w:rsidRPr="0054633A">
                        <w:rPr>
                          <w:rFonts w:ascii="Times New Roman" w:hAnsi="Times New Roman"/>
                          <w:sz w:val="20"/>
                          <w:szCs w:val="20"/>
                        </w:rPr>
                        <w:t>Quranic</w:t>
                      </w:r>
                      <w:proofErr w:type="spellEnd"/>
                      <w:r w:rsidRPr="0054633A">
                        <w:rPr>
                          <w:rFonts w:ascii="Times New Roman" w:hAnsi="Times New Roman"/>
                          <w:sz w:val="20"/>
                          <w:szCs w:val="20"/>
                        </w:rPr>
                        <w:t xml:space="preserve"> schools. Printed materials accompany the pro</w:t>
                      </w:r>
                      <w:r>
                        <w:rPr>
                          <w:rFonts w:ascii="Times New Roman" w:hAnsi="Times New Roman"/>
                          <w:sz w:val="20"/>
                          <w:szCs w:val="20"/>
                        </w:rPr>
                        <w:t>grams</w:t>
                      </w:r>
                      <w:r w:rsidRPr="0054633A">
                        <w:rPr>
                          <w:rFonts w:ascii="Times New Roman" w:hAnsi="Times New Roman"/>
                          <w:sz w:val="20"/>
                          <w:szCs w:val="20"/>
                        </w:rPr>
                        <w:t xml:space="preserve">. In addition to basic reading and </w:t>
                      </w:r>
                      <w:proofErr w:type="spellStart"/>
                      <w:r w:rsidRPr="0054633A">
                        <w:rPr>
                          <w:rFonts w:ascii="Times New Roman" w:hAnsi="Times New Roman"/>
                          <w:sz w:val="20"/>
                          <w:szCs w:val="20"/>
                        </w:rPr>
                        <w:t>maths</w:t>
                      </w:r>
                      <w:proofErr w:type="spellEnd"/>
                      <w:r w:rsidRPr="0054633A">
                        <w:rPr>
                          <w:rFonts w:ascii="Times New Roman" w:hAnsi="Times New Roman"/>
                          <w:sz w:val="20"/>
                          <w:szCs w:val="20"/>
                        </w:rPr>
                        <w:t xml:space="preserve"> in Somali, the pro</w:t>
                      </w:r>
                      <w:r>
                        <w:rPr>
                          <w:rFonts w:ascii="Times New Roman" w:hAnsi="Times New Roman"/>
                          <w:sz w:val="20"/>
                          <w:szCs w:val="20"/>
                        </w:rPr>
                        <w:t>grams</w:t>
                      </w:r>
                      <w:r w:rsidRPr="0054633A">
                        <w:rPr>
                          <w:rFonts w:ascii="Times New Roman" w:hAnsi="Times New Roman"/>
                          <w:sz w:val="20"/>
                          <w:szCs w:val="20"/>
                        </w:rPr>
                        <w:t xml:space="preserve"> contain life skills content such as health, conflict prevention and mediation, and democracy building, and emphasize the education of girls. SIRIP uses IRI</w:t>
                      </w:r>
                      <w:r>
                        <w:rPr>
                          <w:rFonts w:ascii="Times New Roman" w:hAnsi="Times New Roman"/>
                          <w:sz w:val="20"/>
                          <w:szCs w:val="20"/>
                        </w:rPr>
                        <w:t>-</w:t>
                      </w:r>
                      <w:r w:rsidRPr="0054633A">
                        <w:rPr>
                          <w:rFonts w:ascii="Times New Roman" w:hAnsi="Times New Roman"/>
                          <w:sz w:val="20"/>
                          <w:szCs w:val="20"/>
                        </w:rPr>
                        <w:t xml:space="preserve">trained teachers working in tent schools in refugee camps in the South-Central </w:t>
                      </w:r>
                      <w:r>
                        <w:rPr>
                          <w:rFonts w:ascii="Times New Roman" w:hAnsi="Times New Roman"/>
                          <w:sz w:val="20"/>
                          <w:szCs w:val="20"/>
                        </w:rPr>
                        <w:t>r</w:t>
                      </w:r>
                      <w:r w:rsidRPr="0054633A">
                        <w:rPr>
                          <w:rFonts w:ascii="Times New Roman" w:hAnsi="Times New Roman"/>
                          <w:sz w:val="20"/>
                          <w:szCs w:val="20"/>
                        </w:rPr>
                        <w:t>egion, Somaliland in the northwest</w:t>
                      </w:r>
                      <w:r>
                        <w:rPr>
                          <w:rFonts w:ascii="Times New Roman" w:hAnsi="Times New Roman"/>
                          <w:sz w:val="20"/>
                          <w:szCs w:val="20"/>
                        </w:rPr>
                        <w:t>,</w:t>
                      </w:r>
                      <w:r w:rsidRPr="0054633A">
                        <w:rPr>
                          <w:rFonts w:ascii="Times New Roman" w:hAnsi="Times New Roman"/>
                          <w:sz w:val="20"/>
                          <w:szCs w:val="20"/>
                        </w:rPr>
                        <w:t xml:space="preserve"> and </w:t>
                      </w:r>
                      <w:proofErr w:type="spellStart"/>
                      <w:r w:rsidRPr="0054633A">
                        <w:rPr>
                          <w:rFonts w:ascii="Times New Roman" w:hAnsi="Times New Roman"/>
                          <w:sz w:val="20"/>
                          <w:szCs w:val="20"/>
                        </w:rPr>
                        <w:t>Puntland</w:t>
                      </w:r>
                      <w:proofErr w:type="spellEnd"/>
                      <w:r w:rsidRPr="0054633A">
                        <w:rPr>
                          <w:rFonts w:ascii="Times New Roman" w:hAnsi="Times New Roman"/>
                          <w:sz w:val="20"/>
                          <w:szCs w:val="20"/>
                        </w:rPr>
                        <w:t xml:space="preserve"> in the northeast. In several locations in East Africa communities themselves have funded boarding schools (</w:t>
                      </w:r>
                      <w:proofErr w:type="spellStart"/>
                      <w:r w:rsidRPr="0054633A">
                        <w:rPr>
                          <w:rFonts w:ascii="Times New Roman" w:hAnsi="Times New Roman"/>
                          <w:sz w:val="20"/>
                          <w:szCs w:val="20"/>
                        </w:rPr>
                        <w:t>Borena</w:t>
                      </w:r>
                      <w:proofErr w:type="spellEnd"/>
                      <w:r w:rsidRPr="0054633A">
                        <w:rPr>
                          <w:rFonts w:ascii="Times New Roman" w:hAnsi="Times New Roman"/>
                          <w:sz w:val="20"/>
                          <w:szCs w:val="20"/>
                        </w:rPr>
                        <w:t xml:space="preserve"> zone and Somali regions of Ethiopia). </w:t>
                      </w:r>
                    </w:p>
                    <w:p w:rsidR="008B33A2" w:rsidRDefault="008B33A2" w:rsidP="0054633A">
                      <w:pPr>
                        <w:spacing w:after="120" w:line="240" w:lineRule="auto"/>
                        <w:jc w:val="both"/>
                        <w:rPr>
                          <w:rFonts w:ascii="Times New Roman" w:hAnsi="Times New Roman"/>
                          <w:color w:val="000000"/>
                          <w:sz w:val="20"/>
                          <w:szCs w:val="20"/>
                        </w:rPr>
                      </w:pPr>
                      <w:r w:rsidRPr="0054633A">
                        <w:rPr>
                          <w:rFonts w:ascii="Times New Roman" w:hAnsi="Times New Roman"/>
                          <w:bCs/>
                          <w:sz w:val="20"/>
                          <w:szCs w:val="20"/>
                        </w:rPr>
                        <w:t xml:space="preserve">In addition to efforts on the ground, there has been increasing interest among governments and development partners in providing more innovative education to pastoralist areas. There have been desk studies carried out by </w:t>
                      </w:r>
                      <w:r w:rsidRPr="0054633A">
                        <w:rPr>
                          <w:rFonts w:ascii="Times New Roman" w:hAnsi="Times New Roman"/>
                          <w:color w:val="000000"/>
                          <w:sz w:val="20"/>
                          <w:szCs w:val="20"/>
                        </w:rPr>
                        <w:t>Save the Children (2000; 2008), the World Bank (2001), the African Development Bank (2005), UNICEF (2001), Oxfam (2005), USAID and PACT Ethiopia (2008).</w:t>
                      </w:r>
                      <w:r>
                        <w:rPr>
                          <w:rFonts w:ascii="Times New Roman" w:hAnsi="Times New Roman"/>
                          <w:color w:val="000000"/>
                          <w:sz w:val="20"/>
                          <w:szCs w:val="20"/>
                        </w:rPr>
                        <w:t xml:space="preserve"> </w:t>
                      </w:r>
                    </w:p>
                    <w:p w:rsidR="008B33A2" w:rsidRDefault="008B33A2" w:rsidP="0054633A">
                      <w:pPr>
                        <w:spacing w:after="120" w:line="240" w:lineRule="auto"/>
                        <w:jc w:val="both"/>
                      </w:pPr>
                      <w:r w:rsidRPr="0054633A">
                        <w:rPr>
                          <w:rFonts w:ascii="Times New Roman" w:hAnsi="Times New Roman"/>
                          <w:color w:val="000000"/>
                          <w:sz w:val="20"/>
                          <w:szCs w:val="20"/>
                        </w:rPr>
                        <w:t xml:space="preserve">Source: </w:t>
                      </w:r>
                      <w:proofErr w:type="spellStart"/>
                      <w:r>
                        <w:rPr>
                          <w:rFonts w:ascii="Times New Roman" w:hAnsi="Times New Roman"/>
                          <w:sz w:val="20"/>
                          <w:szCs w:val="20"/>
                          <w:lang w:val="en-GB"/>
                        </w:rPr>
                        <w:t>Krätli</w:t>
                      </w:r>
                      <w:proofErr w:type="spellEnd"/>
                      <w:r>
                        <w:rPr>
                          <w:rFonts w:ascii="Times New Roman" w:hAnsi="Times New Roman"/>
                          <w:sz w:val="20"/>
                          <w:szCs w:val="20"/>
                          <w:lang w:val="en-GB"/>
                        </w:rPr>
                        <w:t xml:space="preserve"> and Dyer</w:t>
                      </w:r>
                      <w:r w:rsidRPr="0054633A">
                        <w:rPr>
                          <w:rFonts w:ascii="Times New Roman" w:hAnsi="Times New Roman"/>
                          <w:sz w:val="20"/>
                          <w:szCs w:val="20"/>
                          <w:lang w:val="en-GB"/>
                        </w:rPr>
                        <w:t xml:space="preserve"> </w:t>
                      </w:r>
                      <w:r>
                        <w:rPr>
                          <w:rFonts w:ascii="Times New Roman" w:hAnsi="Times New Roman"/>
                          <w:sz w:val="20"/>
                          <w:szCs w:val="20"/>
                          <w:lang w:val="en-GB"/>
                        </w:rPr>
                        <w:t>(</w:t>
                      </w:r>
                      <w:r w:rsidRPr="0054633A">
                        <w:rPr>
                          <w:rFonts w:ascii="Times New Roman" w:hAnsi="Times New Roman"/>
                          <w:sz w:val="20"/>
                          <w:szCs w:val="20"/>
                          <w:lang w:val="en-GB"/>
                        </w:rPr>
                        <w:t>2009</w:t>
                      </w:r>
                      <w:r>
                        <w:rPr>
                          <w:rFonts w:ascii="Times New Roman" w:hAnsi="Times New Roman"/>
                          <w:sz w:val="20"/>
                          <w:szCs w:val="20"/>
                          <w:lang w:val="en-GB"/>
                        </w:rPr>
                        <w:t>).</w:t>
                      </w:r>
                    </w:p>
                  </w:txbxContent>
                </v:textbox>
              </v:shape>
            </w:pict>
          </mc:Fallback>
        </mc:AlternateContent>
      </w:r>
      <w:r>
        <w:rPr>
          <w:rFonts w:ascii="Times New Roman" w:hAnsi="Times New Roman"/>
          <w:b/>
          <w:i/>
          <w:noProof/>
        </w:rPr>
        <mc:AlternateContent>
          <mc:Choice Requires="wpc">
            <w:drawing>
              <wp:inline distT="0" distB="0" distL="0" distR="0">
                <wp:extent cx="5943600" cy="5591175"/>
                <wp:effectExtent l="0" t="0" r="0" b="0"/>
                <wp:docPr id="48"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id="Canvas 2" o:spid="_x0000_s1026" editas="canvas" style="width:468pt;height:440.25pt;mso-position-horizontal-relative:char;mso-position-vertical-relative:line" coordsize="59436,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">
                <v:shape id="_x0000_s1027" type="#_x0000_t75" style="position:absolute;width:59436;height:55911;visibility:visible;mso-wrap-style:square">
                  <v:fill o:detectmouseclick="t"/>
                  <v:path o:connecttype="none"/>
                </v:shape>
                <w10:anchorlock/>
              </v:group>
            </w:pict>
          </mc:Fallback>
        </mc:AlternateContent>
      </w:r>
      <w:commentRangeEnd w:id="483"/>
      <w:r w:rsidR="003502D0">
        <w:rPr>
          <w:rStyle w:val="CommentReference"/>
        </w:rPr>
        <w:commentReference w:id="483"/>
      </w:r>
    </w:p>
    <w:p w:rsidR="00094F61" w:rsidRPr="003351A3" w:rsidRDefault="00094F61" w:rsidP="009C0C69">
      <w:pPr>
        <w:spacing w:after="120" w:line="240" w:lineRule="auto"/>
        <w:rPr>
          <w:rFonts w:ascii="Times New Roman" w:hAnsi="Times New Roman"/>
          <w:b/>
          <w:i/>
        </w:rPr>
      </w:pP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lastRenderedPageBreak/>
        <w:t>On the other hand, an extensive literature review of pastoralist education experiences in Africa, South Asia</w:t>
      </w:r>
      <w:r w:rsidR="00931378">
        <w:rPr>
          <w:rFonts w:ascii="Times New Roman" w:hAnsi="Times New Roman"/>
        </w:rPr>
        <w:t>,</w:t>
      </w:r>
      <w:r w:rsidRPr="003351A3">
        <w:rPr>
          <w:rFonts w:ascii="Times New Roman" w:hAnsi="Times New Roman"/>
        </w:rPr>
        <w:t xml:space="preserve"> and Mongolia painted a far more optimistic picture of both rising demand for education and the scope for effective innovation (</w:t>
      </w:r>
      <w:proofErr w:type="spellStart"/>
      <w:r w:rsidRPr="003351A3">
        <w:rPr>
          <w:rFonts w:ascii="Times New Roman" w:hAnsi="Times New Roman"/>
        </w:rPr>
        <w:t>Krätli</w:t>
      </w:r>
      <w:proofErr w:type="spellEnd"/>
      <w:r w:rsidRPr="003351A3">
        <w:rPr>
          <w:rFonts w:ascii="Times New Roman" w:hAnsi="Times New Roman"/>
        </w:rPr>
        <w:t xml:space="preserve"> and Dyer 2009; also see Box </w:t>
      </w:r>
      <w:del w:id="499" w:author="Author">
        <w:r w:rsidRPr="003351A3" w:rsidDel="00931378">
          <w:rPr>
            <w:rFonts w:ascii="Times New Roman" w:hAnsi="Times New Roman"/>
          </w:rPr>
          <w:delText>3</w:delText>
        </w:r>
      </w:del>
      <w:ins w:id="500" w:author="Author">
        <w:r w:rsidR="00931378">
          <w:rPr>
            <w:rFonts w:ascii="Times New Roman" w:hAnsi="Times New Roman"/>
          </w:rPr>
          <w:t>4.2</w:t>
        </w:r>
      </w:ins>
      <w:r w:rsidRPr="003351A3">
        <w:rPr>
          <w:rFonts w:ascii="Times New Roman" w:hAnsi="Times New Roman"/>
        </w:rPr>
        <w:t xml:space="preserve">). Such innovations involve mobile community-based teachers who travel and live with nomadic groups, </w:t>
      </w:r>
      <w:ins w:id="501" w:author="Author">
        <w:r w:rsidR="00931378">
          <w:rPr>
            <w:rFonts w:ascii="Times New Roman" w:hAnsi="Times New Roman"/>
          </w:rPr>
          <w:t xml:space="preserve">as well as </w:t>
        </w:r>
      </w:ins>
      <w:r w:rsidRPr="003351A3">
        <w:rPr>
          <w:rFonts w:ascii="Times New Roman" w:hAnsi="Times New Roman"/>
        </w:rPr>
        <w:t>community boarding schools and radio education. Many of these innovations have already been tried in the Horn of Africa with some success, although there remain significant challenges. Mobile schooling, for example, tends to involve poorly trained teachers and very limited resources, leading to very few children</w:t>
      </w:r>
      <w:r w:rsidR="00931378">
        <w:rPr>
          <w:rFonts w:ascii="Times New Roman" w:hAnsi="Times New Roman"/>
        </w:rPr>
        <w:t>’s</w:t>
      </w:r>
      <w:r w:rsidRPr="003351A3">
        <w:rPr>
          <w:rFonts w:ascii="Times New Roman" w:hAnsi="Times New Roman"/>
        </w:rPr>
        <w:t xml:space="preserve"> entering secondary or higher education. Boarding schools may therefore be preferable, and </w:t>
      </w:r>
      <w:ins w:id="502" w:author="Author">
        <w:r w:rsidR="00931378">
          <w:rPr>
            <w:rFonts w:ascii="Times New Roman" w:hAnsi="Times New Roman"/>
          </w:rPr>
          <w:t xml:space="preserve">they </w:t>
        </w:r>
      </w:ins>
      <w:r w:rsidRPr="003351A3">
        <w:rPr>
          <w:rFonts w:ascii="Times New Roman" w:hAnsi="Times New Roman"/>
        </w:rPr>
        <w:t xml:space="preserve">also offer the likelihood of improved access to health and nutrition services (clinics, school feeding programs). A relatively minor challenge is to ensure </w:t>
      </w:r>
      <w:r w:rsidR="00C93524">
        <w:rPr>
          <w:rFonts w:ascii="Times New Roman" w:hAnsi="Times New Roman"/>
        </w:rPr>
        <w:t xml:space="preserve">that </w:t>
      </w:r>
      <w:r w:rsidRPr="003351A3">
        <w:rPr>
          <w:rFonts w:ascii="Times New Roman" w:hAnsi="Times New Roman"/>
        </w:rPr>
        <w:t xml:space="preserve">boarding schools are consistent with cultural and religious practices, such as separation of girls and boys, and </w:t>
      </w:r>
      <w:r w:rsidR="006223C8">
        <w:rPr>
          <w:rFonts w:ascii="Times New Roman" w:hAnsi="Times New Roman"/>
        </w:rPr>
        <w:t>K</w:t>
      </w:r>
      <w:r w:rsidRPr="003351A3">
        <w:rPr>
          <w:rFonts w:ascii="Times New Roman" w:hAnsi="Times New Roman"/>
        </w:rPr>
        <w:t xml:space="preserve">oranic teachings. A cross-cutting challenge for all of these mechanisms is adequate public support. Many </w:t>
      </w:r>
      <w:del w:id="503" w:author="Author">
        <w:r w:rsidRPr="003351A3" w:rsidDel="00931378">
          <w:rPr>
            <w:rFonts w:ascii="Times New Roman" w:hAnsi="Times New Roman"/>
          </w:rPr>
          <w:delText xml:space="preserve">also </w:delText>
        </w:r>
      </w:del>
      <w:r w:rsidRPr="003351A3">
        <w:rPr>
          <w:rFonts w:ascii="Times New Roman" w:hAnsi="Times New Roman"/>
        </w:rPr>
        <w:t xml:space="preserve">initiatives are </w:t>
      </w:r>
      <w:del w:id="504" w:author="Author">
        <w:r w:rsidRPr="003351A3" w:rsidDel="00931378">
          <w:rPr>
            <w:rFonts w:ascii="Times New Roman" w:hAnsi="Times New Roman"/>
          </w:rPr>
          <w:delText>community or NGO-based</w:delText>
        </w:r>
      </w:del>
      <w:ins w:id="505" w:author="Author">
        <w:r w:rsidR="00931378">
          <w:rPr>
            <w:rFonts w:ascii="Times New Roman" w:hAnsi="Times New Roman"/>
          </w:rPr>
          <w:t>based in communities or nongovernmental organizations (NGOs)</w:t>
        </w:r>
      </w:ins>
      <w:r w:rsidRPr="003351A3">
        <w:rPr>
          <w:rFonts w:ascii="Times New Roman" w:hAnsi="Times New Roman"/>
        </w:rPr>
        <w:t xml:space="preserve">, with limited support from governments or major development partners. This results in general quality problems and substantial cost burdens for parents and communities. </w:t>
      </w:r>
      <w:r w:rsidR="00931378" w:rsidRPr="003351A3">
        <w:rPr>
          <w:rFonts w:ascii="Times New Roman" w:hAnsi="Times New Roman"/>
        </w:rPr>
        <w:t>Whil</w:t>
      </w:r>
      <w:r w:rsidR="00931378">
        <w:rPr>
          <w:rFonts w:ascii="Times New Roman" w:hAnsi="Times New Roman"/>
        </w:rPr>
        <w:t>e</w:t>
      </w:r>
      <w:r w:rsidR="00931378" w:rsidRPr="003351A3">
        <w:rPr>
          <w:rFonts w:ascii="Times New Roman" w:hAnsi="Times New Roman"/>
        </w:rPr>
        <w:t xml:space="preserve"> </w:t>
      </w:r>
      <w:r w:rsidRPr="003351A3">
        <w:rPr>
          <w:rFonts w:ascii="Times New Roman" w:hAnsi="Times New Roman"/>
        </w:rPr>
        <w:t>these problems are fundamental, they are certainly not insurmountable. Expanding education services therefore looks like a high-return investment in pastoralist areas.</w:t>
      </w:r>
    </w:p>
    <w:p w:rsidR="00487F99" w:rsidRPr="00434DF3" w:rsidRDefault="00487F99" w:rsidP="002F0E0E">
      <w:pPr>
        <w:pStyle w:val="Heading2"/>
        <w:rPr>
          <w:rFonts w:ascii="Times New Roman" w:hAnsi="Times New Roman"/>
          <w:i/>
          <w:color w:val="auto"/>
          <w:sz w:val="22"/>
          <w:szCs w:val="22"/>
        </w:rPr>
      </w:pPr>
      <w:bookmarkStart w:id="506" w:name="_Toc315372531"/>
      <w:del w:id="507" w:author="Author">
        <w:r w:rsidRPr="00434DF3" w:rsidDel="00520EFF">
          <w:rPr>
            <w:rFonts w:ascii="Times New Roman" w:hAnsi="Times New Roman"/>
            <w:i/>
            <w:color w:val="auto"/>
            <w:sz w:val="22"/>
            <w:szCs w:val="22"/>
          </w:rPr>
          <w:delText xml:space="preserve">4.5 </w:delText>
        </w:r>
      </w:del>
      <w:r w:rsidRPr="00434DF3">
        <w:rPr>
          <w:rFonts w:ascii="Times New Roman" w:hAnsi="Times New Roman"/>
          <w:i/>
          <w:color w:val="auto"/>
          <w:sz w:val="22"/>
          <w:szCs w:val="22"/>
        </w:rPr>
        <w:t>Summary</w:t>
      </w:r>
      <w:bookmarkEnd w:id="506"/>
    </w:p>
    <w:p w:rsidR="00487F99" w:rsidRPr="003351A3" w:rsidRDefault="00487F99" w:rsidP="00434DF3">
      <w:pPr>
        <w:spacing w:after="120" w:line="240" w:lineRule="auto"/>
        <w:jc w:val="both"/>
        <w:rPr>
          <w:rFonts w:ascii="Times New Roman" w:hAnsi="Times New Roman"/>
        </w:rPr>
      </w:pPr>
      <w:r w:rsidRPr="003351A3">
        <w:rPr>
          <w:rFonts w:ascii="Times New Roman" w:hAnsi="Times New Roman"/>
        </w:rPr>
        <w:t xml:space="preserve">Diversification of livelihoods should be an essential component of the economic transformation of ASAL regions, but diversification per se is not inevitably a positive process. Much of the transformation of livelihoods that has been ongoing for several decades is related more to a negative process of being pushed out of pastoralism by droughts and resource constraints than to any positive process related to higher </w:t>
      </w:r>
      <w:proofErr w:type="spellStart"/>
      <w:r w:rsidRPr="003351A3">
        <w:rPr>
          <w:rFonts w:ascii="Times New Roman" w:hAnsi="Times New Roman"/>
        </w:rPr>
        <w:t>nonpastoralist</w:t>
      </w:r>
      <w:proofErr w:type="spellEnd"/>
      <w:r w:rsidRPr="003351A3">
        <w:rPr>
          <w:rFonts w:ascii="Times New Roman" w:hAnsi="Times New Roman"/>
        </w:rPr>
        <w:t xml:space="preserve"> incomes or to returns </w:t>
      </w:r>
      <w:r w:rsidR="00BE7FC1">
        <w:rPr>
          <w:rFonts w:ascii="Times New Roman" w:hAnsi="Times New Roman"/>
        </w:rPr>
        <w:t>on</w:t>
      </w:r>
      <w:r w:rsidR="00BE7FC1" w:rsidRPr="003351A3">
        <w:rPr>
          <w:rFonts w:ascii="Times New Roman" w:hAnsi="Times New Roman"/>
        </w:rPr>
        <w:t xml:space="preserve"> </w:t>
      </w:r>
      <w:r w:rsidRPr="003351A3">
        <w:rPr>
          <w:rFonts w:ascii="Times New Roman" w:hAnsi="Times New Roman"/>
        </w:rPr>
        <w:t>education. Moreover, sedentary farming in the absence of irrigation does not typically lead to higher incomes (quite the opposite), while the absorptive capacity of irrigation is sizable but limited, especially if implementation is not cost</w:t>
      </w:r>
      <w:r w:rsidR="00BE7FC1">
        <w:rPr>
          <w:rFonts w:ascii="Times New Roman" w:hAnsi="Times New Roman"/>
        </w:rPr>
        <w:t>-</w:t>
      </w:r>
      <w:r w:rsidRPr="003351A3">
        <w:rPr>
          <w:rFonts w:ascii="Times New Roman" w:hAnsi="Times New Roman"/>
        </w:rPr>
        <w:t>effective. Two avenues that do offer greater potential are urbanization and a big push on education. The urban population of pastoralist regions is still quite small but seemingly better off on every objective welfare dimension. The main question is whether the infrastructure (especially water) prerequisites for expanded urban settlements can be met, as well as job creation in urban areas. But urbanization and migration are likely to enhance resilience in the region because urban livelihoods are less vulnerable to drought</w:t>
      </w:r>
      <w:ins w:id="508" w:author="Author">
        <w:r w:rsidR="00BE7FC1">
          <w:rPr>
            <w:rFonts w:ascii="Times New Roman" w:hAnsi="Times New Roman"/>
          </w:rPr>
          <w:t xml:space="preserve"> than are rural ones</w:t>
        </w:r>
      </w:ins>
      <w:r w:rsidRPr="003351A3">
        <w:rPr>
          <w:rFonts w:ascii="Times New Roman" w:hAnsi="Times New Roman"/>
        </w:rPr>
        <w:t xml:space="preserve">. As for related improvements in education, there are a number of direct and indirect benefits, but there are obvious challenges </w:t>
      </w:r>
      <w:r w:rsidR="00BE7FC1">
        <w:rPr>
          <w:rFonts w:ascii="Times New Roman" w:hAnsi="Times New Roman"/>
        </w:rPr>
        <w:t>to</w:t>
      </w:r>
      <w:r w:rsidR="00BE7FC1" w:rsidRPr="003351A3">
        <w:rPr>
          <w:rFonts w:ascii="Times New Roman" w:hAnsi="Times New Roman"/>
        </w:rPr>
        <w:t xml:space="preserve"> </w:t>
      </w:r>
      <w:r w:rsidRPr="003351A3">
        <w:rPr>
          <w:rFonts w:ascii="Times New Roman" w:hAnsi="Times New Roman"/>
        </w:rPr>
        <w:t xml:space="preserve">scaling up education in mobile pastoralist communities. However, there is also a relatively large foundation of innovative programs from both Africa and other continents that could be a source of inspiration for scaling up pastoralist education </w:t>
      </w:r>
      <w:ins w:id="509" w:author="Author">
        <w:r w:rsidR="0049598F">
          <w:rPr>
            <w:rFonts w:ascii="Times New Roman" w:hAnsi="Times New Roman"/>
          </w:rPr>
          <w:t>project</w:t>
        </w:r>
      </w:ins>
      <w:del w:id="510" w:author="Author">
        <w:r w:rsidRPr="003351A3" w:rsidDel="0049598F">
          <w:rPr>
            <w:rFonts w:ascii="Times New Roman" w:hAnsi="Times New Roman"/>
          </w:rPr>
          <w:delText>scheme</w:delText>
        </w:r>
      </w:del>
      <w:r w:rsidRPr="003351A3">
        <w:rPr>
          <w:rFonts w:ascii="Times New Roman" w:hAnsi="Times New Roman"/>
        </w:rPr>
        <w:t>s. Moreover, there appears to be a growing but unmet demand for education among pastoralists themselves.</w:t>
      </w:r>
    </w:p>
    <w:p w:rsidR="00487F99" w:rsidRPr="003351A3" w:rsidRDefault="00487F99" w:rsidP="009C0C69">
      <w:pPr>
        <w:spacing w:after="120" w:line="240" w:lineRule="auto"/>
        <w:jc w:val="both"/>
        <w:rPr>
          <w:rFonts w:ascii="Times New Roman" w:hAnsi="Times New Roman"/>
          <w:b/>
        </w:rPr>
      </w:pPr>
    </w:p>
    <w:p w:rsidR="00487F99" w:rsidRPr="003351A3" w:rsidRDefault="00487F99" w:rsidP="009C0C69">
      <w:pPr>
        <w:spacing w:after="120" w:line="240" w:lineRule="auto"/>
        <w:jc w:val="both"/>
        <w:rPr>
          <w:rFonts w:ascii="Times New Roman" w:hAnsi="Times New Roman"/>
          <w:b/>
        </w:rPr>
      </w:pPr>
    </w:p>
    <w:p w:rsidR="00487F99" w:rsidRPr="003351A3" w:rsidRDefault="00487F99">
      <w:pPr>
        <w:spacing w:after="0" w:line="240" w:lineRule="auto"/>
        <w:rPr>
          <w:rFonts w:ascii="Times New Roman" w:hAnsi="Times New Roman"/>
          <w:b/>
        </w:rPr>
      </w:pPr>
      <w:r w:rsidRPr="003351A3">
        <w:rPr>
          <w:rFonts w:ascii="Times New Roman" w:hAnsi="Times New Roman"/>
          <w:b/>
        </w:rPr>
        <w:br w:type="page"/>
      </w:r>
    </w:p>
    <w:p w:rsidR="00487F99" w:rsidRPr="003351A3" w:rsidRDefault="00487F99" w:rsidP="00935EC1">
      <w:pPr>
        <w:pStyle w:val="Heading1"/>
        <w:rPr>
          <w:rFonts w:ascii="Times New Roman" w:hAnsi="Times New Roman"/>
        </w:rPr>
      </w:pPr>
      <w:bookmarkStart w:id="511" w:name="_Toc308442614"/>
      <w:bookmarkStart w:id="512" w:name="_Toc308442668"/>
      <w:bookmarkStart w:id="513" w:name="_Toc315372532"/>
      <w:r w:rsidRPr="003351A3">
        <w:rPr>
          <w:rFonts w:ascii="Times New Roman" w:hAnsi="Times New Roman"/>
        </w:rPr>
        <w:lastRenderedPageBreak/>
        <w:t xml:space="preserve">5. The </w:t>
      </w:r>
      <w:r w:rsidR="00520EFF">
        <w:rPr>
          <w:rFonts w:ascii="Times New Roman" w:hAnsi="Times New Roman"/>
        </w:rPr>
        <w:t>S</w:t>
      </w:r>
      <w:r w:rsidRPr="003351A3">
        <w:rPr>
          <w:rFonts w:ascii="Times New Roman" w:hAnsi="Times New Roman"/>
        </w:rPr>
        <w:t xml:space="preserve">cope for </w:t>
      </w:r>
      <w:r w:rsidR="00520EFF">
        <w:rPr>
          <w:rFonts w:ascii="Times New Roman" w:hAnsi="Times New Roman"/>
        </w:rPr>
        <w:t>L</w:t>
      </w:r>
      <w:r w:rsidRPr="003351A3">
        <w:rPr>
          <w:rFonts w:ascii="Times New Roman" w:hAnsi="Times New Roman"/>
        </w:rPr>
        <w:t xml:space="preserve">ivestock </w:t>
      </w:r>
      <w:r w:rsidR="00520EFF">
        <w:rPr>
          <w:rFonts w:ascii="Times New Roman" w:hAnsi="Times New Roman"/>
        </w:rPr>
        <w:t>D</w:t>
      </w:r>
      <w:r w:rsidRPr="003351A3">
        <w:rPr>
          <w:rFonts w:ascii="Times New Roman" w:hAnsi="Times New Roman"/>
        </w:rPr>
        <w:t xml:space="preserve">evelopment </w:t>
      </w:r>
      <w:r w:rsidR="00520EFF">
        <w:rPr>
          <w:rFonts w:ascii="Times New Roman" w:hAnsi="Times New Roman"/>
        </w:rPr>
        <w:t>S</w:t>
      </w:r>
      <w:r w:rsidRPr="003351A3">
        <w:rPr>
          <w:rFonts w:ascii="Times New Roman" w:hAnsi="Times New Roman"/>
        </w:rPr>
        <w:t xml:space="preserve">trategies in ASAL </w:t>
      </w:r>
      <w:r w:rsidR="00520EFF">
        <w:rPr>
          <w:rFonts w:ascii="Times New Roman" w:hAnsi="Times New Roman"/>
        </w:rPr>
        <w:t>R</w:t>
      </w:r>
      <w:r w:rsidRPr="003351A3">
        <w:rPr>
          <w:rFonts w:ascii="Times New Roman" w:hAnsi="Times New Roman"/>
        </w:rPr>
        <w:t>egions</w:t>
      </w:r>
      <w:bookmarkEnd w:id="511"/>
      <w:bookmarkEnd w:id="512"/>
      <w:bookmarkEnd w:id="513"/>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In this section we turn to the pastoralist livestock sector itself, and pose two questions. First, why invest in pastoralism? Second, if policymakers should invest in pastoralism, what specifically should they aim to achieve?</w:t>
      </w:r>
    </w:p>
    <w:p w:rsidR="00487F99" w:rsidRPr="00434DF3" w:rsidRDefault="00487F99" w:rsidP="002F0E0E">
      <w:pPr>
        <w:pStyle w:val="Heading2"/>
        <w:rPr>
          <w:rFonts w:ascii="Times New Roman" w:hAnsi="Times New Roman"/>
          <w:i/>
          <w:color w:val="auto"/>
          <w:sz w:val="22"/>
          <w:szCs w:val="22"/>
        </w:rPr>
      </w:pPr>
      <w:bookmarkStart w:id="514" w:name="_Toc315372533"/>
      <w:del w:id="515" w:author="Author">
        <w:r w:rsidRPr="000472B0" w:rsidDel="00520EFF">
          <w:rPr>
            <w:rFonts w:ascii="Times New Roman" w:hAnsi="Times New Roman"/>
            <w:i/>
            <w:color w:val="auto"/>
            <w:sz w:val="22"/>
            <w:szCs w:val="22"/>
          </w:rPr>
          <w:delText xml:space="preserve">5.1 </w:delText>
        </w:r>
      </w:del>
      <w:r w:rsidRPr="00434DF3">
        <w:rPr>
          <w:rFonts w:ascii="Times New Roman" w:hAnsi="Times New Roman"/>
          <w:i/>
          <w:color w:val="auto"/>
          <w:sz w:val="22"/>
          <w:szCs w:val="22"/>
        </w:rPr>
        <w:t xml:space="preserve">Why </w:t>
      </w:r>
      <w:r w:rsidR="00520EFF" w:rsidRPr="00434DF3">
        <w:rPr>
          <w:rFonts w:ascii="Times New Roman" w:hAnsi="Times New Roman"/>
          <w:i/>
          <w:color w:val="auto"/>
          <w:sz w:val="22"/>
          <w:szCs w:val="22"/>
        </w:rPr>
        <w:t>I</w:t>
      </w:r>
      <w:r w:rsidRPr="00434DF3">
        <w:rPr>
          <w:rFonts w:ascii="Times New Roman" w:hAnsi="Times New Roman"/>
          <w:i/>
          <w:color w:val="auto"/>
          <w:sz w:val="22"/>
          <w:szCs w:val="22"/>
        </w:rPr>
        <w:t xml:space="preserve">nvest in </w:t>
      </w:r>
      <w:r w:rsidR="00520EFF" w:rsidRPr="00434DF3">
        <w:rPr>
          <w:rFonts w:ascii="Times New Roman" w:hAnsi="Times New Roman"/>
          <w:i/>
          <w:color w:val="auto"/>
          <w:sz w:val="22"/>
          <w:szCs w:val="22"/>
        </w:rPr>
        <w:t>P</w:t>
      </w:r>
      <w:r w:rsidRPr="00434DF3">
        <w:rPr>
          <w:rFonts w:ascii="Times New Roman" w:hAnsi="Times New Roman"/>
          <w:i/>
          <w:color w:val="auto"/>
          <w:sz w:val="22"/>
          <w:szCs w:val="22"/>
        </w:rPr>
        <w:t>astoralism?</w:t>
      </w:r>
      <w:bookmarkEnd w:id="514"/>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There are two basic reasons to believe that a transformation agenda in ASAL regions can ill</w:t>
      </w:r>
      <w:r w:rsidR="0054219A">
        <w:rPr>
          <w:rFonts w:ascii="Times New Roman" w:hAnsi="Times New Roman"/>
        </w:rPr>
        <w:t xml:space="preserve"> </w:t>
      </w:r>
      <w:r w:rsidRPr="003351A3">
        <w:rPr>
          <w:rFonts w:ascii="Times New Roman" w:hAnsi="Times New Roman"/>
        </w:rPr>
        <w:t>afford to entirely neglect the pastoralist livestock sector. The first is that the sheer size of the livestock sector</w:t>
      </w:r>
      <w:ins w:id="516" w:author="Author">
        <w:r w:rsidR="0054219A" w:rsidRPr="003351A3">
          <w:rPr>
            <w:rFonts w:ascii="Times New Roman" w:hAnsi="Times New Roman"/>
          </w:rPr>
          <w:t xml:space="preserve"> in these regions</w:t>
        </w:r>
      </w:ins>
      <w:r w:rsidRPr="003351A3">
        <w:rPr>
          <w:rFonts w:ascii="Times New Roman" w:hAnsi="Times New Roman"/>
        </w:rPr>
        <w:t>, measured by its contribution to employment and output,</w:t>
      </w:r>
      <w:del w:id="517" w:author="Author">
        <w:r w:rsidRPr="003351A3" w:rsidDel="0054219A">
          <w:rPr>
            <w:rFonts w:ascii="Times New Roman" w:hAnsi="Times New Roman"/>
          </w:rPr>
          <w:delText xml:space="preserve"> in these regions</w:delText>
        </w:r>
      </w:del>
      <w:r w:rsidRPr="003351A3">
        <w:rPr>
          <w:rFonts w:ascii="Times New Roman" w:hAnsi="Times New Roman"/>
        </w:rPr>
        <w:t xml:space="preserve"> is immense, while the absorptive capacity of other sectors is limited (as we saw in the previous section). It would therefore b</w:t>
      </w:r>
      <w:r w:rsidR="0054219A">
        <w:rPr>
          <w:rFonts w:ascii="Times New Roman" w:hAnsi="Times New Roman"/>
        </w:rPr>
        <w:t>e</w:t>
      </w:r>
      <w:r w:rsidRPr="003351A3">
        <w:rPr>
          <w:rFonts w:ascii="Times New Roman" w:hAnsi="Times New Roman"/>
        </w:rPr>
        <w:t xml:space="preserve"> very difficult to create enough remunerative jobs in the short to medium term to really pull people out of pastoralism, since irrigation, education, and migration </w:t>
      </w:r>
      <w:del w:id="518" w:author="Author">
        <w:r w:rsidRPr="003351A3" w:rsidDel="0054219A">
          <w:rPr>
            <w:rFonts w:ascii="Times New Roman" w:hAnsi="Times New Roman"/>
          </w:rPr>
          <w:delText xml:space="preserve">processes </w:delText>
        </w:r>
      </w:del>
      <w:r w:rsidRPr="003351A3">
        <w:rPr>
          <w:rFonts w:ascii="Times New Roman" w:hAnsi="Times New Roman"/>
        </w:rPr>
        <w:t xml:space="preserve">are inevitably gradual processes. </w:t>
      </w:r>
    </w:p>
    <w:p w:rsidR="00487F99" w:rsidRPr="003351A3" w:rsidRDefault="00487F99" w:rsidP="0042231D">
      <w:pPr>
        <w:spacing w:after="120" w:line="240" w:lineRule="auto"/>
        <w:jc w:val="both"/>
        <w:rPr>
          <w:rFonts w:ascii="Times New Roman" w:hAnsi="Times New Roman"/>
        </w:rPr>
      </w:pPr>
      <w:del w:id="519" w:author="Author">
        <w:r w:rsidRPr="003351A3" w:rsidDel="0054219A">
          <w:rPr>
            <w:rFonts w:ascii="Times New Roman" w:hAnsi="Times New Roman"/>
          </w:rPr>
          <w:delText xml:space="preserve">A </w:delText>
        </w:r>
      </w:del>
      <w:ins w:id="520" w:author="Author">
        <w:r w:rsidR="0054219A">
          <w:rPr>
            <w:rFonts w:ascii="Times New Roman" w:hAnsi="Times New Roman"/>
          </w:rPr>
          <w:t>The</w:t>
        </w:r>
        <w:r w:rsidR="0054219A" w:rsidRPr="003351A3">
          <w:rPr>
            <w:rFonts w:ascii="Times New Roman" w:hAnsi="Times New Roman"/>
          </w:rPr>
          <w:t xml:space="preserve"> </w:t>
        </w:r>
      </w:ins>
      <w:r w:rsidRPr="003351A3">
        <w:rPr>
          <w:rFonts w:ascii="Times New Roman" w:hAnsi="Times New Roman"/>
        </w:rPr>
        <w:t xml:space="preserve">second reason is that the pastoralist sector is relatively lucrative and has a strong comparative advantage with respect to exports to growing urban markets in Ethiopia and Kenya, and large foreign markets in the Middle East. Livestock is characterized by very high income elasticities, meaning that as </w:t>
      </w:r>
      <w:r w:rsidR="0054219A">
        <w:rPr>
          <w:rFonts w:ascii="Times New Roman" w:hAnsi="Times New Roman"/>
        </w:rPr>
        <w:t>E</w:t>
      </w:r>
      <w:r w:rsidRPr="003351A3">
        <w:rPr>
          <w:rFonts w:ascii="Times New Roman" w:hAnsi="Times New Roman"/>
        </w:rPr>
        <w:t>ast African countries continue to grow and urbanize</w:t>
      </w:r>
      <w:r w:rsidR="009C06FA">
        <w:rPr>
          <w:rFonts w:ascii="Times New Roman" w:hAnsi="Times New Roman"/>
        </w:rPr>
        <w:t>,</w:t>
      </w:r>
      <w:r w:rsidRPr="003351A3">
        <w:rPr>
          <w:rFonts w:ascii="Times New Roman" w:hAnsi="Times New Roman"/>
        </w:rPr>
        <w:t xml:space="preserve"> the demand for meat products will rise for many years to come. International meat prices are also high and predicted to remain high. Global simulations to 2050 suggest that global livestock demand will double from current levels (</w:t>
      </w:r>
      <w:proofErr w:type="spellStart"/>
      <w:r w:rsidR="009C06FA" w:rsidRPr="003351A3">
        <w:rPr>
          <w:rFonts w:ascii="Times New Roman" w:hAnsi="Times New Roman"/>
        </w:rPr>
        <w:t>Ser</w:t>
      </w:r>
      <w:r w:rsidR="009C06FA">
        <w:rPr>
          <w:rFonts w:ascii="Times New Roman" w:hAnsi="Times New Roman"/>
        </w:rPr>
        <w:t>é</w:t>
      </w:r>
      <w:proofErr w:type="spellEnd"/>
      <w:r w:rsidR="009C06FA" w:rsidRPr="003351A3">
        <w:rPr>
          <w:rFonts w:ascii="Times New Roman" w:hAnsi="Times New Roman"/>
        </w:rPr>
        <w:t xml:space="preserve"> </w:t>
      </w:r>
      <w:r w:rsidRPr="003351A3">
        <w:rPr>
          <w:rFonts w:ascii="Times New Roman" w:hAnsi="Times New Roman"/>
        </w:rPr>
        <w:t xml:space="preserve">2009). And while the pastoralist sector faces many problems, a range of anecdotal evidence suggests that wealthier pastoralists have actually been doing very well in recent years. Figure </w:t>
      </w:r>
      <w:del w:id="521" w:author="Author">
        <w:r w:rsidRPr="003351A3" w:rsidDel="009C06FA">
          <w:rPr>
            <w:rFonts w:ascii="Times New Roman" w:hAnsi="Times New Roman"/>
          </w:rPr>
          <w:delText>9</w:delText>
        </w:r>
      </w:del>
      <w:ins w:id="522" w:author="Author">
        <w:r w:rsidR="009C06FA">
          <w:rPr>
            <w:rFonts w:ascii="Times New Roman" w:hAnsi="Times New Roman"/>
          </w:rPr>
          <w:t>5.1</w:t>
        </w:r>
      </w:ins>
      <w:r w:rsidRPr="003351A3">
        <w:rPr>
          <w:rFonts w:ascii="Times New Roman" w:hAnsi="Times New Roman"/>
        </w:rPr>
        <w:t>, for example, shows very robust growth in live animal and meat exports from Ethiopia, largely on the back of some favorable industrial policies (the expansion of export abattoirs), formalization of previously informal export channels, and very high international prices. Indeed, livestock</w:t>
      </w:r>
      <w:r w:rsidR="009C06FA">
        <w:rPr>
          <w:rFonts w:ascii="Times New Roman" w:hAnsi="Times New Roman"/>
        </w:rPr>
        <w:t>-</w:t>
      </w:r>
      <w:r w:rsidRPr="003351A3">
        <w:rPr>
          <w:rFonts w:ascii="Times New Roman" w:hAnsi="Times New Roman"/>
        </w:rPr>
        <w:t xml:space="preserve">related exports constitute a </w:t>
      </w:r>
      <w:proofErr w:type="spellStart"/>
      <w:r w:rsidRPr="003351A3">
        <w:rPr>
          <w:rFonts w:ascii="Times New Roman" w:hAnsi="Times New Roman"/>
        </w:rPr>
        <w:t>nonneglible</w:t>
      </w:r>
      <w:proofErr w:type="spellEnd"/>
      <w:r w:rsidRPr="003351A3">
        <w:rPr>
          <w:rFonts w:ascii="Times New Roman" w:hAnsi="Times New Roman"/>
        </w:rPr>
        <w:t xml:space="preserve"> share of total export revenue in Ethiopia (10</w:t>
      </w:r>
      <w:r w:rsidR="008328FA">
        <w:rPr>
          <w:rFonts w:ascii="Times New Roman" w:hAnsi="Times New Roman"/>
        </w:rPr>
        <w:t xml:space="preserve"> percent</w:t>
      </w:r>
      <w:r w:rsidRPr="003351A3">
        <w:rPr>
          <w:rFonts w:ascii="Times New Roman" w:hAnsi="Times New Roman"/>
        </w:rPr>
        <w:t>). Kenya is a net</w:t>
      </w:r>
      <w:r w:rsidR="009C06FA">
        <w:rPr>
          <w:rFonts w:ascii="Times New Roman" w:hAnsi="Times New Roman"/>
        </w:rPr>
        <w:t xml:space="preserve"> </w:t>
      </w:r>
      <w:r w:rsidRPr="003351A3">
        <w:rPr>
          <w:rFonts w:ascii="Times New Roman" w:hAnsi="Times New Roman"/>
        </w:rPr>
        <w:t>importer of meat (particularly from Ethiopia and Somalia), but Somalia is a major net exporter of livestock, though it is not clear how much of that is derived from Ethiopia (indeed, in the 1970s Somalia was the largest exporter of goat meat in the world). Given these advantages, the real issues are not whether livestock can make a major contribution to regional and national economies, but whether this contribution can be pro-poor, environmentally sustainable</w:t>
      </w:r>
      <w:r w:rsidR="009C06FA">
        <w:rPr>
          <w:rFonts w:ascii="Times New Roman" w:hAnsi="Times New Roman"/>
        </w:rPr>
        <w:t>,</w:t>
      </w:r>
      <w:r w:rsidRPr="003351A3">
        <w:rPr>
          <w:rFonts w:ascii="Times New Roman" w:hAnsi="Times New Roman"/>
        </w:rPr>
        <w:t xml:space="preserve"> and resilient to natural and man-made shocks and stresses.</w:t>
      </w:r>
    </w:p>
    <w:p w:rsidR="00487F99" w:rsidRPr="003351A3" w:rsidRDefault="00487F99" w:rsidP="005F7A03">
      <w:pPr>
        <w:spacing w:after="120" w:line="240" w:lineRule="auto"/>
        <w:jc w:val="both"/>
        <w:rPr>
          <w:rFonts w:ascii="Times New Roman" w:hAnsi="Times New Roman"/>
        </w:rPr>
      </w:pPr>
      <w:bookmarkStart w:id="523" w:name="_Toc308443608"/>
      <w:r w:rsidRPr="003351A3">
        <w:rPr>
          <w:rFonts w:ascii="Times New Roman" w:hAnsi="Times New Roman"/>
        </w:rPr>
        <w:t xml:space="preserve">These are two compelling rationales </w:t>
      </w:r>
      <w:r w:rsidR="00830B25">
        <w:rPr>
          <w:rFonts w:ascii="Times New Roman" w:hAnsi="Times New Roman"/>
        </w:rPr>
        <w:t>for</w:t>
      </w:r>
      <w:r w:rsidR="00830B25" w:rsidRPr="003351A3">
        <w:rPr>
          <w:rFonts w:ascii="Times New Roman" w:hAnsi="Times New Roman"/>
        </w:rPr>
        <w:t xml:space="preserve"> </w:t>
      </w:r>
      <w:r w:rsidRPr="003351A3">
        <w:rPr>
          <w:rFonts w:ascii="Times New Roman" w:hAnsi="Times New Roman"/>
        </w:rPr>
        <w:t>invest</w:t>
      </w:r>
      <w:ins w:id="524" w:author="Author">
        <w:r w:rsidR="00830B25">
          <w:rPr>
            <w:rFonts w:ascii="Times New Roman" w:hAnsi="Times New Roman"/>
          </w:rPr>
          <w:t>ing</w:t>
        </w:r>
      </w:ins>
      <w:r w:rsidRPr="003351A3">
        <w:rPr>
          <w:rFonts w:ascii="Times New Roman" w:hAnsi="Times New Roman"/>
        </w:rPr>
        <w:t xml:space="preserve"> in pastoralism, albeit in the context of a broader transformation strategy. Yet a further source of concern is that the task of transforming pastoralism seems inordinately difficult. Pastoralism is often viewed as an excessively traditional system incapable of modernization, and there are no obvious examples of traditional pastoralist communities successfully modernizing. On the other hand, there are a number of very productive and profitable livestock systems in more developed countries that</w:t>
      </w:r>
      <w:r w:rsidR="00520EFF">
        <w:rPr>
          <w:rFonts w:ascii="Times New Roman" w:hAnsi="Times New Roman"/>
        </w:rPr>
        <w:t>—</w:t>
      </w:r>
      <w:r w:rsidRPr="003351A3">
        <w:rPr>
          <w:rFonts w:ascii="Times New Roman" w:hAnsi="Times New Roman"/>
        </w:rPr>
        <w:t>like pastoralist</w:t>
      </w:r>
      <w:r w:rsidR="00830B25">
        <w:rPr>
          <w:rFonts w:ascii="Times New Roman" w:hAnsi="Times New Roman"/>
        </w:rPr>
        <w:t xml:space="preserve"> system</w:t>
      </w:r>
      <w:r w:rsidRPr="003351A3">
        <w:rPr>
          <w:rFonts w:ascii="Times New Roman" w:hAnsi="Times New Roman"/>
        </w:rPr>
        <w:t>s</w:t>
      </w:r>
      <w:r w:rsidR="00520EFF">
        <w:rPr>
          <w:rFonts w:ascii="Times New Roman" w:hAnsi="Times New Roman"/>
        </w:rPr>
        <w:t>—</w:t>
      </w:r>
      <w:r w:rsidRPr="003351A3">
        <w:rPr>
          <w:rFonts w:ascii="Times New Roman" w:hAnsi="Times New Roman"/>
        </w:rPr>
        <w:t>rely on dr</w:t>
      </w:r>
      <w:r w:rsidR="00830B25">
        <w:rPr>
          <w:rFonts w:ascii="Times New Roman" w:hAnsi="Times New Roman"/>
        </w:rPr>
        <w:t>i</w:t>
      </w:r>
      <w:r w:rsidRPr="003351A3">
        <w:rPr>
          <w:rFonts w:ascii="Times New Roman" w:hAnsi="Times New Roman"/>
        </w:rPr>
        <w:t xml:space="preserve">ving livestock across large </w:t>
      </w:r>
      <w:r w:rsidR="009E4CB7">
        <w:rPr>
          <w:rFonts w:ascii="Times New Roman" w:hAnsi="Times New Roman"/>
        </w:rPr>
        <w:t>semiarid</w:t>
      </w:r>
      <w:r w:rsidRPr="003351A3">
        <w:rPr>
          <w:rFonts w:ascii="Times New Roman" w:hAnsi="Times New Roman"/>
        </w:rPr>
        <w:t xml:space="preserve"> areas (</w:t>
      </w:r>
      <w:r w:rsidR="004933B4">
        <w:rPr>
          <w:rFonts w:ascii="Times New Roman" w:hAnsi="Times New Roman"/>
        </w:rPr>
        <w:t>for example,</w:t>
      </w:r>
      <w:r w:rsidRPr="003351A3">
        <w:rPr>
          <w:rFonts w:ascii="Times New Roman" w:hAnsi="Times New Roman"/>
        </w:rPr>
        <w:t xml:space="preserve"> the Australian outback, Canada, or</w:t>
      </w:r>
      <w:r w:rsidR="003351A3" w:rsidRPr="003351A3">
        <w:rPr>
          <w:rFonts w:ascii="Times New Roman" w:hAnsi="Times New Roman"/>
        </w:rPr>
        <w:t xml:space="preserve"> </w:t>
      </w:r>
      <w:r w:rsidRPr="003351A3">
        <w:rPr>
          <w:rFonts w:ascii="Times New Roman" w:hAnsi="Times New Roman"/>
        </w:rPr>
        <w:t xml:space="preserve">some </w:t>
      </w:r>
      <w:r w:rsidR="009C06FA" w:rsidRPr="003351A3">
        <w:rPr>
          <w:rFonts w:ascii="Times New Roman" w:hAnsi="Times New Roman"/>
        </w:rPr>
        <w:t xml:space="preserve">US </w:t>
      </w:r>
      <w:r w:rsidRPr="003351A3">
        <w:rPr>
          <w:rFonts w:ascii="Times New Roman" w:hAnsi="Times New Roman"/>
        </w:rPr>
        <w:t xml:space="preserve">states </w:t>
      </w:r>
      <w:del w:id="525" w:author="Author">
        <w:r w:rsidRPr="003351A3" w:rsidDel="009C06FA">
          <w:rPr>
            <w:rFonts w:ascii="Times New Roman" w:hAnsi="Times New Roman"/>
          </w:rPr>
          <w:delText xml:space="preserve">in the US </w:delText>
        </w:r>
      </w:del>
      <w:r w:rsidRPr="003351A3">
        <w:rPr>
          <w:rFonts w:ascii="Times New Roman" w:hAnsi="Times New Roman"/>
        </w:rPr>
        <w:t>such as Texas, New Mexico, Arizona</w:t>
      </w:r>
      <w:r w:rsidR="004933B4">
        <w:rPr>
          <w:rFonts w:ascii="Times New Roman" w:hAnsi="Times New Roman"/>
        </w:rPr>
        <w:t>,</w:t>
      </w:r>
      <w:r w:rsidRPr="003351A3">
        <w:rPr>
          <w:rFonts w:ascii="Times New Roman" w:hAnsi="Times New Roman"/>
        </w:rPr>
        <w:t xml:space="preserve"> and Utah). Moreover, within </w:t>
      </w:r>
      <w:r w:rsidRPr="00434DF3">
        <w:rPr>
          <w:rFonts w:ascii="Times New Roman" w:hAnsi="Times New Roman"/>
          <w:i/>
        </w:rPr>
        <w:t>traditional</w:t>
      </w:r>
      <w:r w:rsidRPr="003351A3">
        <w:rPr>
          <w:rFonts w:ascii="Times New Roman" w:hAnsi="Times New Roman"/>
        </w:rPr>
        <w:t xml:space="preserve"> pastoralist communities </w:t>
      </w:r>
      <w:del w:id="526" w:author="Author">
        <w:r w:rsidRPr="003351A3" w:rsidDel="00830B25">
          <w:rPr>
            <w:rFonts w:ascii="Times New Roman" w:hAnsi="Times New Roman"/>
          </w:rPr>
          <w:delText>with</w:delText>
        </w:r>
      </w:del>
      <w:r w:rsidRPr="003351A3">
        <w:rPr>
          <w:rFonts w:ascii="Times New Roman" w:hAnsi="Times New Roman"/>
        </w:rPr>
        <w:t>in the developing world there are in fact a large number of wealth</w:t>
      </w:r>
      <w:r w:rsidR="00830B25">
        <w:rPr>
          <w:rFonts w:ascii="Times New Roman" w:hAnsi="Times New Roman"/>
        </w:rPr>
        <w:t>y</w:t>
      </w:r>
      <w:r w:rsidRPr="003351A3">
        <w:rPr>
          <w:rFonts w:ascii="Times New Roman" w:hAnsi="Times New Roman"/>
        </w:rPr>
        <w:t xml:space="preserve"> pastoralists who are closely engaged in national and international markets. It is also self-evident that the agronomic principles underlying modern and traditional extensive livestock systems are essentially the same: to move animals optimally in the context of grazing, water</w:t>
      </w:r>
      <w:r w:rsidR="00830B25">
        <w:rPr>
          <w:rFonts w:ascii="Times New Roman" w:hAnsi="Times New Roman"/>
        </w:rPr>
        <w:t>,</w:t>
      </w:r>
      <w:r w:rsidRPr="003351A3">
        <w:rPr>
          <w:rFonts w:ascii="Times New Roman" w:hAnsi="Times New Roman"/>
        </w:rPr>
        <w:t xml:space="preserve"> and land constraints. The key differences are that modern ranch systems are characterized by more clearly defined property rights (although this was not always so), far better access to technologies (improved breeds, veterinary services, </w:t>
      </w:r>
      <w:r w:rsidR="00830B25">
        <w:rPr>
          <w:rFonts w:ascii="Times New Roman" w:hAnsi="Times New Roman"/>
        </w:rPr>
        <w:t>and the like</w:t>
      </w:r>
      <w:r w:rsidRPr="003351A3">
        <w:rPr>
          <w:rFonts w:ascii="Times New Roman" w:hAnsi="Times New Roman"/>
        </w:rPr>
        <w:t xml:space="preserve">), weak or nonexistent human population pressures, scarcely any use of livestock for own consumption, and much greater engagement with markets. These differences would imply that transformation from a traditional to a modern extensive livestock system requires four interlinked </w:t>
      </w:r>
      <w:r w:rsidRPr="003351A3">
        <w:rPr>
          <w:rFonts w:ascii="Times New Roman" w:hAnsi="Times New Roman"/>
        </w:rPr>
        <w:lastRenderedPageBreak/>
        <w:t xml:space="preserve">processes: </w:t>
      </w:r>
      <w:r w:rsidRPr="00434DF3">
        <w:rPr>
          <w:rFonts w:ascii="Times New Roman" w:hAnsi="Times New Roman"/>
        </w:rPr>
        <w:t>diversification</w:t>
      </w:r>
      <w:r w:rsidRPr="008F2C8C">
        <w:rPr>
          <w:rFonts w:ascii="Times New Roman" w:hAnsi="Times New Roman"/>
        </w:rPr>
        <w:t xml:space="preserve"> (that is, successfully transitioning some pastoralists out of pastoralism), </w:t>
      </w:r>
      <w:r w:rsidRPr="00452F26">
        <w:rPr>
          <w:rFonts w:ascii="Times New Roman" w:hAnsi="Times New Roman"/>
        </w:rPr>
        <w:t>improved property rights systems,</w:t>
      </w:r>
      <w:r w:rsidRPr="008F2C8C">
        <w:rPr>
          <w:rStyle w:val="FootnoteReference"/>
          <w:rFonts w:ascii="Times New Roman" w:hAnsi="Times New Roman"/>
        </w:rPr>
        <w:footnoteReference w:id="7"/>
      </w:r>
      <w:r w:rsidRPr="00452F26">
        <w:rPr>
          <w:rFonts w:ascii="Times New Roman" w:hAnsi="Times New Roman"/>
        </w:rPr>
        <w:t xml:space="preserve"> technological intensification</w:t>
      </w:r>
      <w:r w:rsidRPr="008F2C8C">
        <w:rPr>
          <w:rFonts w:ascii="Times New Roman" w:hAnsi="Times New Roman"/>
        </w:rPr>
        <w:t xml:space="preserve">, and </w:t>
      </w:r>
      <w:r w:rsidRPr="00452F26">
        <w:rPr>
          <w:rFonts w:ascii="Times New Roman" w:hAnsi="Times New Roman"/>
        </w:rPr>
        <w:t>commercialization</w:t>
      </w:r>
      <w:r w:rsidRPr="008F2C8C">
        <w:rPr>
          <w:rFonts w:ascii="Times New Roman" w:hAnsi="Times New Roman"/>
        </w:rPr>
        <w:t>.</w:t>
      </w:r>
      <w:r w:rsidRPr="003351A3">
        <w:rPr>
          <w:rFonts w:ascii="Times New Roman" w:hAnsi="Times New Roman"/>
        </w:rPr>
        <w:t xml:space="preserve"> </w:t>
      </w:r>
    </w:p>
    <w:p w:rsidR="00487F99" w:rsidRPr="003351A3" w:rsidRDefault="00487F99" w:rsidP="00475E23">
      <w:pPr>
        <w:pStyle w:val="Caption"/>
        <w:rPr>
          <w:rFonts w:ascii="Times New Roman" w:hAnsi="Times New Roman"/>
          <w:color w:val="auto"/>
          <w:sz w:val="22"/>
          <w:szCs w:val="22"/>
        </w:rPr>
      </w:pPr>
      <w:r w:rsidRPr="003351A3">
        <w:rPr>
          <w:rFonts w:ascii="Times New Roman" w:hAnsi="Times New Roman"/>
          <w:color w:val="auto"/>
          <w:sz w:val="22"/>
          <w:szCs w:val="22"/>
        </w:rPr>
        <w:t xml:space="preserve">Figure </w:t>
      </w:r>
      <w:del w:id="531" w:author="Author">
        <w:r w:rsidRPr="003351A3" w:rsidDel="00520EFF">
          <w:rPr>
            <w:rFonts w:ascii="Times New Roman" w:hAnsi="Times New Roman"/>
            <w:color w:val="auto"/>
            <w:sz w:val="22"/>
            <w:szCs w:val="22"/>
          </w:rPr>
          <w:fldChar w:fldCharType="begin"/>
        </w:r>
        <w:r w:rsidRPr="003351A3" w:rsidDel="00520EFF">
          <w:rPr>
            <w:rFonts w:ascii="Times New Roman" w:hAnsi="Times New Roman"/>
            <w:color w:val="auto"/>
            <w:sz w:val="22"/>
            <w:szCs w:val="22"/>
          </w:rPr>
          <w:delInstrText xml:space="preserve"> SEQ Figure \* ARABIC </w:delInstrText>
        </w:r>
        <w:r w:rsidRPr="003351A3" w:rsidDel="00520EFF">
          <w:rPr>
            <w:rFonts w:ascii="Times New Roman" w:hAnsi="Times New Roman"/>
            <w:color w:val="auto"/>
            <w:sz w:val="22"/>
            <w:szCs w:val="22"/>
          </w:rPr>
          <w:fldChar w:fldCharType="separate"/>
        </w:r>
        <w:r w:rsidRPr="003351A3" w:rsidDel="00520EFF">
          <w:rPr>
            <w:rFonts w:ascii="Times New Roman" w:hAnsi="Times New Roman"/>
            <w:color w:val="auto"/>
            <w:sz w:val="22"/>
            <w:szCs w:val="22"/>
          </w:rPr>
          <w:delText>9</w:delText>
        </w:r>
        <w:r w:rsidRPr="003351A3" w:rsidDel="00520EFF">
          <w:rPr>
            <w:rFonts w:ascii="Times New Roman" w:hAnsi="Times New Roman"/>
            <w:color w:val="auto"/>
            <w:sz w:val="22"/>
            <w:szCs w:val="22"/>
          </w:rPr>
          <w:fldChar w:fldCharType="end"/>
        </w:r>
        <w:r w:rsidRPr="003351A3" w:rsidDel="00520EFF">
          <w:rPr>
            <w:rFonts w:ascii="Times New Roman" w:hAnsi="Times New Roman"/>
            <w:color w:val="auto"/>
            <w:sz w:val="22"/>
            <w:szCs w:val="22"/>
          </w:rPr>
          <w:delText xml:space="preserve">. </w:delText>
        </w:r>
      </w:del>
      <w:ins w:id="532" w:author="Author">
        <w:r w:rsidR="00520EFF">
          <w:rPr>
            <w:rFonts w:ascii="Times New Roman" w:hAnsi="Times New Roman"/>
            <w:color w:val="auto"/>
            <w:sz w:val="22"/>
            <w:szCs w:val="22"/>
          </w:rPr>
          <w:t>5.1—</w:t>
        </w:r>
      </w:ins>
      <w:r w:rsidRPr="003351A3">
        <w:rPr>
          <w:rFonts w:ascii="Times New Roman" w:hAnsi="Times New Roman"/>
          <w:color w:val="auto"/>
          <w:sz w:val="22"/>
          <w:szCs w:val="22"/>
        </w:rPr>
        <w:t xml:space="preserve">Trends in livestock-related exports </w:t>
      </w:r>
      <w:r w:rsidR="00830B25">
        <w:rPr>
          <w:rFonts w:ascii="Times New Roman" w:hAnsi="Times New Roman"/>
          <w:color w:val="auto"/>
          <w:sz w:val="22"/>
          <w:szCs w:val="22"/>
        </w:rPr>
        <w:t>from</w:t>
      </w:r>
      <w:r w:rsidR="00830B25" w:rsidRPr="003351A3">
        <w:rPr>
          <w:rFonts w:ascii="Times New Roman" w:hAnsi="Times New Roman"/>
          <w:color w:val="auto"/>
          <w:sz w:val="22"/>
          <w:szCs w:val="22"/>
        </w:rPr>
        <w:t xml:space="preserve"> </w:t>
      </w:r>
      <w:r w:rsidRPr="003351A3">
        <w:rPr>
          <w:rFonts w:ascii="Times New Roman" w:hAnsi="Times New Roman"/>
          <w:color w:val="auto"/>
          <w:sz w:val="22"/>
          <w:szCs w:val="22"/>
        </w:rPr>
        <w:t>Ethiopia</w:t>
      </w:r>
      <w:r w:rsidR="00520EFF">
        <w:rPr>
          <w:rFonts w:ascii="Times New Roman" w:hAnsi="Times New Roman"/>
          <w:color w:val="auto"/>
          <w:sz w:val="22"/>
          <w:szCs w:val="22"/>
        </w:rPr>
        <w:t>,</w:t>
      </w:r>
      <w:r w:rsidRPr="003351A3">
        <w:rPr>
          <w:rFonts w:ascii="Times New Roman" w:hAnsi="Times New Roman"/>
          <w:color w:val="auto"/>
          <w:sz w:val="22"/>
          <w:szCs w:val="22"/>
        </w:rPr>
        <w:t xml:space="preserve"> 2000</w:t>
      </w:r>
      <w:r w:rsidR="00520EFF">
        <w:rPr>
          <w:rFonts w:ascii="Times New Roman" w:hAnsi="Times New Roman"/>
          <w:color w:val="auto"/>
          <w:sz w:val="22"/>
          <w:szCs w:val="22"/>
        </w:rPr>
        <w:t>–</w:t>
      </w:r>
      <w:r w:rsidRPr="003351A3">
        <w:rPr>
          <w:rFonts w:ascii="Times New Roman" w:hAnsi="Times New Roman"/>
          <w:color w:val="auto"/>
          <w:sz w:val="22"/>
          <w:szCs w:val="22"/>
        </w:rPr>
        <w:t xml:space="preserve">2010 (current </w:t>
      </w:r>
      <w:r w:rsidR="00830B25" w:rsidRPr="003351A3">
        <w:rPr>
          <w:rFonts w:ascii="Times New Roman" w:hAnsi="Times New Roman"/>
          <w:color w:val="auto"/>
          <w:sz w:val="22"/>
          <w:szCs w:val="22"/>
        </w:rPr>
        <w:t>US</w:t>
      </w:r>
      <w:r w:rsidR="00830B25">
        <w:rPr>
          <w:rFonts w:ascii="Times New Roman" w:hAnsi="Times New Roman"/>
          <w:color w:val="auto"/>
          <w:sz w:val="22"/>
          <w:szCs w:val="22"/>
        </w:rPr>
        <w:t xml:space="preserve"> dollars</w:t>
      </w:r>
      <w:r w:rsidRPr="003351A3">
        <w:rPr>
          <w:rFonts w:ascii="Times New Roman" w:hAnsi="Times New Roman"/>
          <w:color w:val="auto"/>
          <w:sz w:val="22"/>
          <w:szCs w:val="22"/>
        </w:rPr>
        <w:t>, millions)</w:t>
      </w:r>
      <w:bookmarkEnd w:id="523"/>
    </w:p>
    <w:p w:rsidR="00487F99" w:rsidRPr="003351A3" w:rsidRDefault="000D1CDC" w:rsidP="0042231D">
      <w:pPr>
        <w:spacing w:after="120" w:line="240" w:lineRule="auto"/>
        <w:jc w:val="both"/>
        <w:rPr>
          <w:rFonts w:ascii="Times New Roman" w:hAnsi="Times New Roman"/>
        </w:rPr>
      </w:pPr>
      <w:r>
        <w:rPr>
          <w:rFonts w:ascii="Times New Roman" w:hAnsi="Times New Roman"/>
          <w:noProof/>
        </w:rPr>
        <w:drawing>
          <wp:inline distT="0" distB="0" distL="0" distR="0">
            <wp:extent cx="4572000" cy="2714625"/>
            <wp:effectExtent l="0" t="0" r="0" b="0"/>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28">
                      <a:grayscl/>
                      <a:extLst>
                        <a:ext uri="{28A0092B-C50C-407E-A947-70E740481C1C}">
                          <a14:useLocalDpi xmlns:a14="http://schemas.microsoft.com/office/drawing/2010/main" val="0"/>
                        </a:ext>
                      </a:extLst>
                    </a:blip>
                    <a:srcRect l="-3224" t="-3838" r="-1823" b="-3838"/>
                    <a:stretch>
                      <a:fillRect/>
                    </a:stretch>
                  </pic:blipFill>
                  <pic:spPr bwMode="auto">
                    <a:xfrm>
                      <a:off x="0" y="0"/>
                      <a:ext cx="4572000" cy="2714625"/>
                    </a:xfrm>
                    <a:prstGeom prst="rect">
                      <a:avLst/>
                    </a:prstGeom>
                    <a:noFill/>
                    <a:ln>
                      <a:noFill/>
                    </a:ln>
                  </pic:spPr>
                </pic:pic>
              </a:graphicData>
            </a:graphic>
          </wp:inline>
        </w:drawing>
      </w:r>
    </w:p>
    <w:p w:rsidR="00487F99" w:rsidRPr="003351A3" w:rsidRDefault="00487F99" w:rsidP="0042231D">
      <w:pPr>
        <w:spacing w:after="120" w:line="240" w:lineRule="auto"/>
        <w:jc w:val="both"/>
        <w:rPr>
          <w:rFonts w:ascii="Times New Roman" w:hAnsi="Times New Roman"/>
          <w:sz w:val="18"/>
          <w:szCs w:val="18"/>
        </w:rPr>
      </w:pPr>
      <w:r w:rsidRPr="003351A3">
        <w:rPr>
          <w:rFonts w:ascii="Times New Roman" w:hAnsi="Times New Roman"/>
          <w:sz w:val="18"/>
          <w:szCs w:val="18"/>
        </w:rPr>
        <w:t xml:space="preserve">Source: </w:t>
      </w:r>
      <w:commentRangeStart w:id="533"/>
      <w:proofErr w:type="spellStart"/>
      <w:r w:rsidRPr="003351A3">
        <w:rPr>
          <w:rFonts w:ascii="Times New Roman" w:hAnsi="Times New Roman"/>
          <w:sz w:val="18"/>
          <w:szCs w:val="18"/>
        </w:rPr>
        <w:t>Comtrade</w:t>
      </w:r>
      <w:proofErr w:type="spellEnd"/>
      <w:r w:rsidR="00830B25">
        <w:rPr>
          <w:rFonts w:ascii="Times New Roman" w:hAnsi="Times New Roman"/>
          <w:sz w:val="18"/>
          <w:szCs w:val="18"/>
        </w:rPr>
        <w:t>.</w:t>
      </w:r>
      <w:r w:rsidRPr="003351A3">
        <w:rPr>
          <w:rFonts w:ascii="Times New Roman" w:hAnsi="Times New Roman"/>
          <w:sz w:val="18"/>
          <w:szCs w:val="18"/>
        </w:rPr>
        <w:t xml:space="preserve"> http://comtrade.un.</w:t>
      </w:r>
      <w:commentRangeStart w:id="534"/>
      <w:r w:rsidRPr="003351A3">
        <w:rPr>
          <w:rFonts w:ascii="Times New Roman" w:hAnsi="Times New Roman"/>
          <w:sz w:val="18"/>
          <w:szCs w:val="18"/>
        </w:rPr>
        <w:t>org</w:t>
      </w:r>
      <w:commentRangeEnd w:id="533"/>
      <w:r w:rsidR="00830B25">
        <w:rPr>
          <w:rStyle w:val="CommentReference"/>
        </w:rPr>
        <w:commentReference w:id="533"/>
      </w:r>
      <w:commentRangeEnd w:id="534"/>
      <w:r w:rsidR="000C7A45">
        <w:rPr>
          <w:rStyle w:val="CommentReference"/>
        </w:rPr>
        <w:commentReference w:id="534"/>
      </w:r>
      <w:r w:rsidR="00830B25">
        <w:rPr>
          <w:rFonts w:ascii="Times New Roman" w:hAnsi="Times New Roman"/>
          <w:sz w:val="18"/>
          <w:szCs w:val="18"/>
        </w:rPr>
        <w:t>.</w:t>
      </w:r>
    </w:p>
    <w:p w:rsidR="00487F99" w:rsidRPr="003351A3" w:rsidRDefault="00487F99" w:rsidP="00584807">
      <w:pPr>
        <w:spacing w:after="120" w:line="240" w:lineRule="auto"/>
        <w:jc w:val="both"/>
        <w:rPr>
          <w:rFonts w:ascii="Times New Roman" w:hAnsi="Times New Roman"/>
          <w:sz w:val="20"/>
          <w:szCs w:val="20"/>
        </w:rPr>
      </w:pPr>
      <w:r w:rsidRPr="003351A3">
        <w:rPr>
          <w:rFonts w:ascii="Times New Roman" w:hAnsi="Times New Roman"/>
        </w:rPr>
        <w:t xml:space="preserve">If these objectives can be successfully met </w:t>
      </w:r>
      <w:r w:rsidR="00C93524" w:rsidRPr="003351A3">
        <w:rPr>
          <w:rFonts w:ascii="Times New Roman" w:hAnsi="Times New Roman"/>
        </w:rPr>
        <w:t>in</w:t>
      </w:r>
      <w:r w:rsidR="00C93524">
        <w:rPr>
          <w:rFonts w:ascii="Times New Roman" w:hAnsi="Times New Roman"/>
        </w:rPr>
        <w:t xml:space="preserve"> a </w:t>
      </w:r>
      <w:r w:rsidRPr="003351A3">
        <w:rPr>
          <w:rFonts w:ascii="Times New Roman" w:hAnsi="Times New Roman"/>
        </w:rPr>
        <w:t xml:space="preserve">pro-poor fashion, then pastoralist development will go hand in a hand with a broader economic transformation, and </w:t>
      </w:r>
      <w:ins w:id="535" w:author="Author">
        <w:r w:rsidR="00830B25">
          <w:rPr>
            <w:rFonts w:ascii="Times New Roman" w:hAnsi="Times New Roman"/>
          </w:rPr>
          <w:t xml:space="preserve">pastoralism </w:t>
        </w:r>
      </w:ins>
      <w:r w:rsidRPr="003351A3">
        <w:rPr>
          <w:rFonts w:ascii="Times New Roman" w:hAnsi="Times New Roman"/>
        </w:rPr>
        <w:t xml:space="preserve">will itself be a much more successful sector. In contrast, the alternative path of neglecting pastoralism has several major downside risks. First, the lack of obvious comparative advantages in other sectors means that job creation and poverty reduction will be sluggish without a more vibrant livestock sector. Second, diversification out of pastoralism could easily increase vulnerability to drought and famine, especially if it involves further restrictions on mobility and a rapid growth in rainfed sedentary farming. And last </w:t>
      </w:r>
      <w:r w:rsidR="00830B25">
        <w:rPr>
          <w:rFonts w:ascii="Times New Roman" w:hAnsi="Times New Roman"/>
        </w:rPr>
        <w:t>but</w:t>
      </w:r>
      <w:r w:rsidR="00830B25" w:rsidRPr="003351A3">
        <w:rPr>
          <w:rFonts w:ascii="Times New Roman" w:hAnsi="Times New Roman"/>
        </w:rPr>
        <w:t xml:space="preserve"> </w:t>
      </w:r>
      <w:r w:rsidRPr="003351A3">
        <w:rPr>
          <w:rFonts w:ascii="Times New Roman" w:hAnsi="Times New Roman"/>
        </w:rPr>
        <w:t>not least, pastoralist neglect could intensify spatial and interethnic inequality. As Stewart (2009) has shown, this type of “horizontal inequality” is the perfect recipe for conflict of different forms: from rebellion, terrorism</w:t>
      </w:r>
      <w:r w:rsidR="00830B25">
        <w:rPr>
          <w:rFonts w:ascii="Times New Roman" w:hAnsi="Times New Roman"/>
        </w:rPr>
        <w:t>,</w:t>
      </w:r>
      <w:r w:rsidRPr="003351A3">
        <w:rPr>
          <w:rFonts w:ascii="Times New Roman" w:hAnsi="Times New Roman"/>
        </w:rPr>
        <w:t xml:space="preserve"> and piracy in Somalia all the way to theft and cattle raiding. In a region already characterized by ethnic tension and a massive proliferation of firearms, allowing pastoralism to deteriorate further would seem </w:t>
      </w:r>
      <w:ins w:id="536" w:author="Author">
        <w:r w:rsidR="00830B25">
          <w:rPr>
            <w:rFonts w:ascii="Times New Roman" w:hAnsi="Times New Roman"/>
          </w:rPr>
          <w:t xml:space="preserve">to be </w:t>
        </w:r>
      </w:ins>
      <w:r w:rsidRPr="003351A3">
        <w:rPr>
          <w:rFonts w:ascii="Times New Roman" w:hAnsi="Times New Roman"/>
        </w:rPr>
        <w:t xml:space="preserve">a recipe for disaster. Thus there </w:t>
      </w:r>
      <w:proofErr w:type="gramStart"/>
      <w:r w:rsidRPr="003351A3">
        <w:rPr>
          <w:rFonts w:ascii="Times New Roman" w:hAnsi="Times New Roman"/>
        </w:rPr>
        <w:t>are</w:t>
      </w:r>
      <w:proofErr w:type="gramEnd"/>
      <w:r w:rsidRPr="003351A3">
        <w:rPr>
          <w:rFonts w:ascii="Times New Roman" w:hAnsi="Times New Roman"/>
        </w:rPr>
        <w:t xml:space="preserve"> political economy as well as economic reasons to pursue a more balanced development strategy wherein pastoralism constitutes an important pillar of development.</w:t>
      </w:r>
      <w:commentRangeStart w:id="537"/>
      <w:r w:rsidRPr="003351A3">
        <w:rPr>
          <w:rStyle w:val="FootnoteReference"/>
          <w:rFonts w:ascii="Times New Roman" w:hAnsi="Times New Roman"/>
        </w:rPr>
        <w:footnoteReference w:id="8"/>
      </w:r>
      <w:commentRangeEnd w:id="537"/>
      <w:r w:rsidR="00830B25">
        <w:rPr>
          <w:rStyle w:val="CommentReference"/>
        </w:rPr>
        <w:commentReference w:id="537"/>
      </w:r>
    </w:p>
    <w:p w:rsidR="00487F99" w:rsidRPr="00452F26" w:rsidRDefault="00487F99" w:rsidP="002F0E0E">
      <w:pPr>
        <w:pStyle w:val="Heading2"/>
        <w:rPr>
          <w:rFonts w:ascii="Times New Roman" w:hAnsi="Times New Roman"/>
          <w:i/>
          <w:color w:val="auto"/>
          <w:sz w:val="22"/>
          <w:szCs w:val="22"/>
        </w:rPr>
      </w:pPr>
      <w:bookmarkStart w:id="542" w:name="_Toc315372534"/>
      <w:del w:id="543" w:author="Author">
        <w:r w:rsidRPr="00452F26" w:rsidDel="00520EFF">
          <w:rPr>
            <w:rFonts w:ascii="Times New Roman" w:hAnsi="Times New Roman"/>
            <w:i/>
            <w:color w:val="auto"/>
            <w:sz w:val="22"/>
            <w:szCs w:val="22"/>
          </w:rPr>
          <w:lastRenderedPageBreak/>
          <w:delText xml:space="preserve">5.2 </w:delText>
        </w:r>
      </w:del>
      <w:r w:rsidRPr="00452F26">
        <w:rPr>
          <w:rFonts w:ascii="Times New Roman" w:hAnsi="Times New Roman"/>
          <w:i/>
          <w:color w:val="auto"/>
          <w:sz w:val="22"/>
          <w:szCs w:val="22"/>
        </w:rPr>
        <w:t xml:space="preserve">A </w:t>
      </w:r>
      <w:r w:rsidR="00520EFF" w:rsidRPr="00452F26">
        <w:rPr>
          <w:rFonts w:ascii="Times New Roman" w:hAnsi="Times New Roman"/>
          <w:i/>
          <w:color w:val="auto"/>
          <w:sz w:val="22"/>
          <w:szCs w:val="22"/>
        </w:rPr>
        <w:t>S</w:t>
      </w:r>
      <w:r w:rsidRPr="00452F26">
        <w:rPr>
          <w:rFonts w:ascii="Times New Roman" w:hAnsi="Times New Roman"/>
          <w:i/>
          <w:color w:val="auto"/>
          <w:sz w:val="22"/>
          <w:szCs w:val="22"/>
        </w:rPr>
        <w:t xml:space="preserve">trategy for </w:t>
      </w:r>
      <w:r w:rsidR="00520EFF" w:rsidRPr="00452F26">
        <w:rPr>
          <w:rFonts w:ascii="Times New Roman" w:hAnsi="Times New Roman"/>
          <w:i/>
          <w:color w:val="auto"/>
          <w:sz w:val="22"/>
          <w:szCs w:val="22"/>
        </w:rPr>
        <w:t>T</w:t>
      </w:r>
      <w:r w:rsidRPr="00452F26">
        <w:rPr>
          <w:rFonts w:ascii="Times New Roman" w:hAnsi="Times New Roman"/>
          <w:i/>
          <w:color w:val="auto"/>
          <w:sz w:val="22"/>
          <w:szCs w:val="22"/>
        </w:rPr>
        <w:t xml:space="preserve">ransforming </w:t>
      </w:r>
      <w:r w:rsidR="00520EFF" w:rsidRPr="00452F26">
        <w:rPr>
          <w:rFonts w:ascii="Times New Roman" w:hAnsi="Times New Roman"/>
          <w:i/>
          <w:color w:val="auto"/>
          <w:sz w:val="22"/>
          <w:szCs w:val="22"/>
        </w:rPr>
        <w:t>P</w:t>
      </w:r>
      <w:r w:rsidRPr="00452F26">
        <w:rPr>
          <w:rFonts w:ascii="Times New Roman" w:hAnsi="Times New Roman"/>
          <w:i/>
          <w:color w:val="auto"/>
          <w:sz w:val="22"/>
          <w:szCs w:val="22"/>
        </w:rPr>
        <w:t xml:space="preserve">astoralist </w:t>
      </w:r>
      <w:r w:rsidR="00520EFF" w:rsidRPr="00452F26">
        <w:rPr>
          <w:rFonts w:ascii="Times New Roman" w:hAnsi="Times New Roman"/>
          <w:i/>
          <w:color w:val="auto"/>
          <w:sz w:val="22"/>
          <w:szCs w:val="22"/>
        </w:rPr>
        <w:t>P</w:t>
      </w:r>
      <w:r w:rsidRPr="00452F26">
        <w:rPr>
          <w:rFonts w:ascii="Times New Roman" w:hAnsi="Times New Roman"/>
          <w:i/>
          <w:color w:val="auto"/>
          <w:sz w:val="22"/>
          <w:szCs w:val="22"/>
        </w:rPr>
        <w:t xml:space="preserve">roduction </w:t>
      </w:r>
      <w:r w:rsidR="00520EFF" w:rsidRPr="00452F26">
        <w:rPr>
          <w:rFonts w:ascii="Times New Roman" w:hAnsi="Times New Roman"/>
          <w:i/>
          <w:color w:val="auto"/>
          <w:sz w:val="22"/>
          <w:szCs w:val="22"/>
        </w:rPr>
        <w:t>S</w:t>
      </w:r>
      <w:r w:rsidRPr="00452F26">
        <w:rPr>
          <w:rFonts w:ascii="Times New Roman" w:hAnsi="Times New Roman"/>
          <w:i/>
          <w:color w:val="auto"/>
          <w:sz w:val="22"/>
          <w:szCs w:val="22"/>
        </w:rPr>
        <w:t>ystems</w:t>
      </w:r>
      <w:bookmarkEnd w:id="542"/>
      <w:r w:rsidRPr="00452F26">
        <w:rPr>
          <w:rFonts w:ascii="Times New Roman" w:hAnsi="Times New Roman"/>
          <w:i/>
          <w:color w:val="auto"/>
          <w:sz w:val="22"/>
          <w:szCs w:val="22"/>
        </w:rPr>
        <w:t xml:space="preserve">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In the text above (and in Figure </w:t>
      </w:r>
      <w:del w:id="544" w:author="Author">
        <w:r w:rsidRPr="003351A3" w:rsidDel="00830B25">
          <w:rPr>
            <w:rFonts w:ascii="Times New Roman" w:hAnsi="Times New Roman"/>
          </w:rPr>
          <w:delText>3</w:delText>
        </w:r>
      </w:del>
      <w:ins w:id="545" w:author="Author">
        <w:r w:rsidR="00830B25">
          <w:rPr>
            <w:rFonts w:ascii="Times New Roman" w:hAnsi="Times New Roman"/>
          </w:rPr>
          <w:t>2.3</w:t>
        </w:r>
      </w:ins>
      <w:r w:rsidRPr="003351A3">
        <w:rPr>
          <w:rFonts w:ascii="Times New Roman" w:hAnsi="Times New Roman"/>
        </w:rPr>
        <w:t>) we made reference to four pillars necessary for transforming the pastoralist agricultural sector</w:t>
      </w:r>
      <w:ins w:id="546" w:author="Author">
        <w:r w:rsidR="00830B25">
          <w:rPr>
            <w:rFonts w:ascii="Times New Roman" w:hAnsi="Times New Roman"/>
          </w:rPr>
          <w:t>: commercialization, technological intensification, property rights, and diversification.</w:t>
        </w:r>
      </w:ins>
      <w:del w:id="547" w:author="Author">
        <w:r w:rsidRPr="003351A3" w:rsidDel="00830B25">
          <w:rPr>
            <w:rFonts w:ascii="Times New Roman" w:hAnsi="Times New Roman"/>
          </w:rPr>
          <w:delText xml:space="preserve">. </w:delText>
        </w:r>
      </w:del>
    </w:p>
    <w:p w:rsidR="00487F99" w:rsidRPr="003351A3" w:rsidRDefault="00487F99" w:rsidP="009C0C69">
      <w:pPr>
        <w:spacing w:after="120" w:line="240" w:lineRule="auto"/>
        <w:jc w:val="both"/>
        <w:rPr>
          <w:rFonts w:ascii="Times New Roman" w:hAnsi="Times New Roman"/>
          <w:i/>
        </w:rPr>
      </w:pPr>
      <w:proofErr w:type="gramStart"/>
      <w:r w:rsidRPr="003351A3">
        <w:rPr>
          <w:rFonts w:ascii="Times New Roman" w:hAnsi="Times New Roman"/>
          <w:i/>
        </w:rPr>
        <w:t>Pillar 1</w:t>
      </w:r>
      <w:del w:id="548" w:author="Author">
        <w:r w:rsidRPr="003351A3" w:rsidDel="00520EFF">
          <w:rPr>
            <w:rFonts w:ascii="Times New Roman" w:hAnsi="Times New Roman"/>
            <w:i/>
          </w:rPr>
          <w:delText xml:space="preserve">- </w:delText>
        </w:r>
      </w:del>
      <w:ins w:id="549" w:author="Author">
        <w:r w:rsidR="00520EFF">
          <w:rPr>
            <w:rFonts w:ascii="Times New Roman" w:hAnsi="Times New Roman"/>
            <w:i/>
          </w:rPr>
          <w:t>.</w:t>
        </w:r>
        <w:proofErr w:type="gramEnd"/>
        <w:r w:rsidR="00520EFF">
          <w:rPr>
            <w:rFonts w:ascii="Times New Roman" w:hAnsi="Times New Roman"/>
            <w:i/>
          </w:rPr>
          <w:t xml:space="preserve"> </w:t>
        </w:r>
      </w:ins>
      <w:r w:rsidRPr="003351A3">
        <w:rPr>
          <w:rFonts w:ascii="Times New Roman" w:hAnsi="Times New Roman"/>
          <w:i/>
        </w:rPr>
        <w:t>Commercialization</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Commercialization in this context serves a number of interrelated objectives. These include household, regional</w:t>
      </w:r>
      <w:r w:rsidR="00017F03">
        <w:rPr>
          <w:rFonts w:ascii="Times New Roman" w:hAnsi="Times New Roman"/>
        </w:rPr>
        <w:t>,</w:t>
      </w:r>
      <w:r w:rsidRPr="003351A3">
        <w:rPr>
          <w:rFonts w:ascii="Times New Roman" w:hAnsi="Times New Roman"/>
        </w:rPr>
        <w:t xml:space="preserve"> and national objectives of increasing incomes and reducing poverty, and expanding trade and foreign exchange earnings. Yet this pillar also contributes to enhancing resilience to drought and disease, and improving natural resource management, because there is a clear nexus between the lack of commercialization in pastoralist areas and issues of herd management with respect to both shocks (droughts) and stresses (changes in grazing land availability). Improving our understanding of this nexus is critical. In Section 2 we saw just how little pastoralists engage with markets through commercial destocking. In the </w:t>
      </w:r>
      <w:proofErr w:type="spellStart"/>
      <w:r w:rsidRPr="003351A3">
        <w:rPr>
          <w:rFonts w:ascii="Times New Roman" w:hAnsi="Times New Roman"/>
        </w:rPr>
        <w:t>Borena</w:t>
      </w:r>
      <w:proofErr w:type="spellEnd"/>
      <w:r w:rsidRPr="003351A3">
        <w:rPr>
          <w:rFonts w:ascii="Times New Roman" w:hAnsi="Times New Roman"/>
        </w:rPr>
        <w:t xml:space="preserve"> region of Ethiopia, for example, offtake rates as a percentage of initial herd size were just 2</w:t>
      </w:r>
      <w:r w:rsidR="008328FA">
        <w:rPr>
          <w:rFonts w:ascii="Times New Roman" w:hAnsi="Times New Roman"/>
        </w:rPr>
        <w:t xml:space="preserve"> percent</w:t>
      </w:r>
      <w:r w:rsidRPr="003351A3">
        <w:rPr>
          <w:rFonts w:ascii="Times New Roman" w:hAnsi="Times New Roman"/>
        </w:rPr>
        <w:t xml:space="preserve"> circa 2000, and other studies have noted that pastoralists lose up to 15 times as many animals to drought as they do to destocking. Hence, pastoralists seem to prefer expanding and keeping their herd even though they know that a large percentage of their </w:t>
      </w:r>
      <w:del w:id="550" w:author="Author">
        <w:r w:rsidRPr="003351A3" w:rsidDel="00C93524">
          <w:rPr>
            <w:rFonts w:ascii="Times New Roman" w:hAnsi="Times New Roman"/>
          </w:rPr>
          <w:delText xml:space="preserve">herd </w:delText>
        </w:r>
      </w:del>
      <w:ins w:id="551" w:author="Author">
        <w:r w:rsidR="00C93524">
          <w:rPr>
            <w:rFonts w:ascii="Times New Roman" w:hAnsi="Times New Roman"/>
          </w:rPr>
          <w:t>animals</w:t>
        </w:r>
        <w:r w:rsidR="00C93524" w:rsidRPr="003351A3">
          <w:rPr>
            <w:rFonts w:ascii="Times New Roman" w:hAnsi="Times New Roman"/>
          </w:rPr>
          <w:t xml:space="preserve"> </w:t>
        </w:r>
      </w:ins>
      <w:r w:rsidRPr="003351A3">
        <w:rPr>
          <w:rFonts w:ascii="Times New Roman" w:hAnsi="Times New Roman"/>
        </w:rPr>
        <w:t xml:space="preserve">will die in the next drought. This behavior has long puzzled observers. Why not sell more livestock at the onset of drought, and then restock afterwards? The answer appears to lie not in irrationality or cultural customs but in missing markets. What are those missing or thin markets?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The first is output markets. Many pastoralists live in isolated areas with very poor access to markets and early warning systems. By the time a drought really hits, trekking animals to markets increases the risk of mortality, especially if market towns are not well equipped with feed and water facilities (</w:t>
      </w:r>
      <w:proofErr w:type="spellStart"/>
      <w:r w:rsidRPr="003351A3">
        <w:rPr>
          <w:rFonts w:ascii="Times New Roman" w:hAnsi="Times New Roman"/>
        </w:rPr>
        <w:t>McPeak</w:t>
      </w:r>
      <w:proofErr w:type="spellEnd"/>
      <w:r w:rsidR="002F4D67">
        <w:rPr>
          <w:rFonts w:ascii="Times New Roman" w:hAnsi="Times New Roman"/>
        </w:rPr>
        <w:t>, Little, and Doss</w:t>
      </w:r>
      <w:r w:rsidRPr="003351A3">
        <w:rPr>
          <w:rFonts w:ascii="Times New Roman" w:hAnsi="Times New Roman"/>
        </w:rPr>
        <w:t xml:space="preserve"> 2011; Davies and Barrett 2007). And given that many other farmers are also trying to offload low</w:t>
      </w:r>
      <w:r w:rsidR="00BF7A8D">
        <w:rPr>
          <w:rFonts w:ascii="Times New Roman" w:hAnsi="Times New Roman"/>
        </w:rPr>
        <w:t>-</w:t>
      </w:r>
      <w:r w:rsidRPr="003351A3">
        <w:rPr>
          <w:rFonts w:ascii="Times New Roman" w:hAnsi="Times New Roman"/>
        </w:rPr>
        <w:t>weight animals on the market, there is even a good chance that a pastoralist may be unable to sell his</w:t>
      </w:r>
      <w:r w:rsidR="00BF7A8D">
        <w:rPr>
          <w:rFonts w:ascii="Times New Roman" w:hAnsi="Times New Roman"/>
        </w:rPr>
        <w:t xml:space="preserve"> or </w:t>
      </w:r>
      <w:r w:rsidRPr="003351A3">
        <w:rPr>
          <w:rFonts w:ascii="Times New Roman" w:hAnsi="Times New Roman"/>
        </w:rPr>
        <w:t xml:space="preserve">her animals (or unable to sell for a good price), especially if local markets are thin and imperfectly competitive, and prices are falling because of poor market integration. In principle, however, livestock are highly tradable commodities faced with very strong domestic and external demand, including high prices. Hence, if pastoralist markets were well integrated with major domestic and international markets, then destocking would be a much more attractive option than it currently is. Indeed, emergency destocking efforts have become increasingly common during recent droughts (ILRI 2010; </w:t>
      </w:r>
      <w:proofErr w:type="spellStart"/>
      <w:r w:rsidRPr="003351A3">
        <w:rPr>
          <w:rFonts w:ascii="Times New Roman" w:hAnsi="Times New Roman"/>
        </w:rPr>
        <w:t>Pantuliano</w:t>
      </w:r>
      <w:proofErr w:type="spellEnd"/>
      <w:r w:rsidRPr="003351A3">
        <w:rPr>
          <w:rFonts w:ascii="Times New Roman" w:hAnsi="Times New Roman"/>
        </w:rPr>
        <w:t xml:space="preserve"> and </w:t>
      </w:r>
      <w:proofErr w:type="spellStart"/>
      <w:r w:rsidRPr="003351A3">
        <w:rPr>
          <w:rFonts w:ascii="Times New Roman" w:hAnsi="Times New Roman"/>
        </w:rPr>
        <w:t>Wekesa</w:t>
      </w:r>
      <w:proofErr w:type="spellEnd"/>
      <w:r w:rsidRPr="003351A3">
        <w:rPr>
          <w:rFonts w:ascii="Times New Roman" w:hAnsi="Times New Roman"/>
        </w:rPr>
        <w:t xml:space="preserve"> </w:t>
      </w:r>
      <w:del w:id="552" w:author="Author">
        <w:r w:rsidRPr="003351A3" w:rsidDel="00BF7A8D">
          <w:rPr>
            <w:rFonts w:ascii="Times New Roman" w:hAnsi="Times New Roman"/>
          </w:rPr>
          <w:delText>2009</w:delText>
        </w:r>
      </w:del>
      <w:ins w:id="553" w:author="Author">
        <w:r w:rsidR="00BF7A8D" w:rsidRPr="003351A3">
          <w:rPr>
            <w:rFonts w:ascii="Times New Roman" w:hAnsi="Times New Roman"/>
          </w:rPr>
          <w:t>200</w:t>
        </w:r>
        <w:r w:rsidR="00BF7A8D">
          <w:rPr>
            <w:rFonts w:ascii="Times New Roman" w:hAnsi="Times New Roman"/>
          </w:rPr>
          <w:t>8</w:t>
        </w:r>
      </w:ins>
      <w:r w:rsidRPr="003351A3">
        <w:rPr>
          <w:rFonts w:ascii="Times New Roman" w:hAnsi="Times New Roman"/>
        </w:rPr>
        <w:t xml:space="preserve">; Abebe et al. 2008). These efforts have mostly been favorably reviewed by pastoralists themselves (ILRI 2010; </w:t>
      </w:r>
      <w:proofErr w:type="spellStart"/>
      <w:r w:rsidRPr="003351A3">
        <w:rPr>
          <w:rFonts w:ascii="Times New Roman" w:hAnsi="Times New Roman"/>
        </w:rPr>
        <w:t>Pantuliano</w:t>
      </w:r>
      <w:proofErr w:type="spellEnd"/>
      <w:r w:rsidRPr="003351A3">
        <w:rPr>
          <w:rFonts w:ascii="Times New Roman" w:hAnsi="Times New Roman"/>
        </w:rPr>
        <w:t xml:space="preserve"> and </w:t>
      </w:r>
      <w:proofErr w:type="spellStart"/>
      <w:r w:rsidRPr="003351A3">
        <w:rPr>
          <w:rFonts w:ascii="Times New Roman" w:hAnsi="Times New Roman"/>
        </w:rPr>
        <w:t>Wekesa</w:t>
      </w:r>
      <w:proofErr w:type="spellEnd"/>
      <w:r w:rsidRPr="003351A3">
        <w:rPr>
          <w:rFonts w:ascii="Times New Roman" w:hAnsi="Times New Roman"/>
        </w:rPr>
        <w:t xml:space="preserve"> </w:t>
      </w:r>
      <w:del w:id="554" w:author="Author">
        <w:r w:rsidRPr="003351A3" w:rsidDel="00BF7A8D">
          <w:rPr>
            <w:rFonts w:ascii="Times New Roman" w:hAnsi="Times New Roman"/>
          </w:rPr>
          <w:delText>2009</w:delText>
        </w:r>
      </w:del>
      <w:ins w:id="555" w:author="Author">
        <w:r w:rsidR="00BF7A8D" w:rsidRPr="003351A3">
          <w:rPr>
            <w:rFonts w:ascii="Times New Roman" w:hAnsi="Times New Roman"/>
          </w:rPr>
          <w:t>200</w:t>
        </w:r>
        <w:r w:rsidR="00BF7A8D">
          <w:rPr>
            <w:rFonts w:ascii="Times New Roman" w:hAnsi="Times New Roman"/>
          </w:rPr>
          <w:t>8</w:t>
        </w:r>
      </w:ins>
      <w:r w:rsidRPr="003351A3">
        <w:rPr>
          <w:rFonts w:ascii="Times New Roman" w:hAnsi="Times New Roman"/>
        </w:rPr>
        <w:t>), and one intervention in Ethiopia in USAID’s Pastoralist Livelihood Initiative</w:t>
      </w:r>
      <w:del w:id="556" w:author="Author">
        <w:r w:rsidRPr="003351A3" w:rsidDel="00BF7A8D">
          <w:rPr>
            <w:rFonts w:ascii="Times New Roman" w:hAnsi="Times New Roman"/>
          </w:rPr>
          <w:delText xml:space="preserve"> (PLI)</w:delText>
        </w:r>
      </w:del>
      <w:r w:rsidRPr="003351A3">
        <w:rPr>
          <w:rFonts w:ascii="Times New Roman" w:hAnsi="Times New Roman"/>
        </w:rPr>
        <w:t xml:space="preserve"> claimed an approximate </w:t>
      </w:r>
      <w:ins w:id="557" w:author="Author">
        <w:r w:rsidR="00BF7A8D" w:rsidRPr="003351A3">
          <w:rPr>
            <w:rFonts w:ascii="Times New Roman" w:hAnsi="Times New Roman"/>
          </w:rPr>
          <w:t>benefit</w:t>
        </w:r>
        <w:r w:rsidR="00BF7A8D">
          <w:rPr>
            <w:rFonts w:ascii="Times New Roman" w:hAnsi="Times New Roman"/>
          </w:rPr>
          <w:t>–</w:t>
        </w:r>
      </w:ins>
      <w:r w:rsidRPr="003351A3">
        <w:rPr>
          <w:rFonts w:ascii="Times New Roman" w:hAnsi="Times New Roman"/>
        </w:rPr>
        <w:t>cost</w:t>
      </w:r>
      <w:del w:id="558" w:author="Author">
        <w:r w:rsidRPr="003351A3" w:rsidDel="00BF7A8D">
          <w:rPr>
            <w:rFonts w:ascii="Times New Roman" w:hAnsi="Times New Roman"/>
          </w:rPr>
          <w:delText>-benefit</w:delText>
        </w:r>
      </w:del>
      <w:r w:rsidRPr="003351A3">
        <w:rPr>
          <w:rFonts w:ascii="Times New Roman" w:hAnsi="Times New Roman"/>
        </w:rPr>
        <w:t xml:space="preserve"> ratio of 44:1. This optimism needs to be qualified on several counts. First, the finding of a 44:1 benefit</w:t>
      </w:r>
      <w:r w:rsidR="00BF7A8D">
        <w:rPr>
          <w:rFonts w:ascii="Times New Roman" w:hAnsi="Times New Roman"/>
        </w:rPr>
        <w:t>–</w:t>
      </w:r>
      <w:r w:rsidRPr="003351A3">
        <w:rPr>
          <w:rFonts w:ascii="Times New Roman" w:hAnsi="Times New Roman"/>
        </w:rPr>
        <w:t>cost ratio for an emergency destocking intervention in Ethiopia was arguably inflated by self-reporting biases and unusually favorable export circumstances.</w:t>
      </w:r>
      <w:r w:rsidRPr="003351A3">
        <w:rPr>
          <w:rStyle w:val="FootnoteReference"/>
          <w:rFonts w:ascii="Times New Roman" w:hAnsi="Times New Roman"/>
        </w:rPr>
        <w:footnoteReference w:id="9"/>
      </w:r>
      <w:r w:rsidRPr="003351A3">
        <w:rPr>
          <w:rFonts w:ascii="Times New Roman" w:hAnsi="Times New Roman"/>
        </w:rPr>
        <w:t xml:space="preserve"> Second, destocking interventions have encountered serious problems with transport </w:t>
      </w:r>
      <w:r w:rsidRPr="003351A3">
        <w:rPr>
          <w:rFonts w:ascii="Times New Roman" w:hAnsi="Times New Roman"/>
        </w:rPr>
        <w:lastRenderedPageBreak/>
        <w:t>costs, inability to reach isolated pastoralists, timeliness, lack of scale</w:t>
      </w:r>
      <w:r w:rsidR="00BF7A8D">
        <w:rPr>
          <w:rFonts w:ascii="Times New Roman" w:hAnsi="Times New Roman"/>
        </w:rPr>
        <w:t>,</w:t>
      </w:r>
      <w:r w:rsidRPr="003351A3">
        <w:rPr>
          <w:rFonts w:ascii="Times New Roman" w:hAnsi="Times New Roman"/>
        </w:rPr>
        <w:t xml:space="preserve"> and</w:t>
      </w:r>
      <w:r w:rsidR="00520EFF">
        <w:rPr>
          <w:rFonts w:ascii="Times New Roman" w:hAnsi="Times New Roman"/>
        </w:rPr>
        <w:t>—</w:t>
      </w:r>
      <w:r w:rsidRPr="003351A3">
        <w:rPr>
          <w:rFonts w:ascii="Times New Roman" w:hAnsi="Times New Roman"/>
        </w:rPr>
        <w:t>in the case of transport subsidies</w:t>
      </w:r>
      <w:r w:rsidR="00520EFF">
        <w:rPr>
          <w:rFonts w:ascii="Times New Roman" w:hAnsi="Times New Roman"/>
        </w:rPr>
        <w:t>—</w:t>
      </w:r>
      <w:r w:rsidRPr="003351A3">
        <w:rPr>
          <w:rFonts w:ascii="Times New Roman" w:hAnsi="Times New Roman"/>
        </w:rPr>
        <w:t xml:space="preserve">corruption. </w:t>
      </w:r>
    </w:p>
    <w:p w:rsidR="00487F99" w:rsidRPr="003351A3" w:rsidRDefault="00487F99" w:rsidP="0029341A">
      <w:pPr>
        <w:spacing w:after="120" w:line="240" w:lineRule="auto"/>
        <w:jc w:val="both"/>
        <w:rPr>
          <w:rFonts w:ascii="Times New Roman" w:hAnsi="Times New Roman"/>
        </w:rPr>
      </w:pPr>
      <w:r w:rsidRPr="003351A3">
        <w:rPr>
          <w:rFonts w:ascii="Times New Roman" w:hAnsi="Times New Roman"/>
        </w:rPr>
        <w:t xml:space="preserve">Even so, the partial success of these programs at least suggests that pastoralists are increasingly </w:t>
      </w:r>
      <w:del w:id="562" w:author="Author">
        <w:r w:rsidRPr="003351A3" w:rsidDel="00BF7A8D">
          <w:rPr>
            <w:rFonts w:ascii="Times New Roman" w:hAnsi="Times New Roman"/>
          </w:rPr>
          <w:delText xml:space="preserve">more </w:delText>
        </w:r>
      </w:del>
      <w:r w:rsidRPr="003351A3">
        <w:rPr>
          <w:rFonts w:ascii="Times New Roman" w:hAnsi="Times New Roman"/>
        </w:rPr>
        <w:t xml:space="preserve">willing to engage with markets. Moreover, there is some evidence (Abebe et al. 2008) that the cash earned </w:t>
      </w:r>
      <w:del w:id="563" w:author="Author">
        <w:r w:rsidRPr="003351A3" w:rsidDel="00BF7A8D">
          <w:rPr>
            <w:rFonts w:ascii="Times New Roman" w:hAnsi="Times New Roman"/>
          </w:rPr>
          <w:delText xml:space="preserve">by </w:delText>
        </w:r>
      </w:del>
      <w:ins w:id="564" w:author="Author">
        <w:r w:rsidR="00BF7A8D">
          <w:rPr>
            <w:rFonts w:ascii="Times New Roman" w:hAnsi="Times New Roman"/>
          </w:rPr>
          <w:t>through</w:t>
        </w:r>
        <w:r w:rsidR="00BF7A8D" w:rsidRPr="003351A3">
          <w:rPr>
            <w:rFonts w:ascii="Times New Roman" w:hAnsi="Times New Roman"/>
          </w:rPr>
          <w:t xml:space="preserve"> </w:t>
        </w:r>
      </w:ins>
      <w:r w:rsidRPr="003351A3">
        <w:rPr>
          <w:rFonts w:ascii="Times New Roman" w:hAnsi="Times New Roman"/>
        </w:rPr>
        <w:t>destocking can be used to save the remainder of the herd (through water, feed</w:t>
      </w:r>
      <w:r w:rsidR="00BF7A8D">
        <w:rPr>
          <w:rFonts w:ascii="Times New Roman" w:hAnsi="Times New Roman"/>
        </w:rPr>
        <w:t>,</w:t>
      </w:r>
      <w:r w:rsidRPr="003351A3">
        <w:rPr>
          <w:rFonts w:ascii="Times New Roman" w:hAnsi="Times New Roman"/>
        </w:rPr>
        <w:t xml:space="preserve"> and animal health expenditures), thus increasing resilience. It could also be argued that the challenges that emergency destocking face</w:t>
      </w:r>
      <w:r w:rsidR="00BF7A8D">
        <w:rPr>
          <w:rFonts w:ascii="Times New Roman" w:hAnsi="Times New Roman"/>
        </w:rPr>
        <w:t>s</w:t>
      </w:r>
      <w:r w:rsidRPr="003351A3">
        <w:rPr>
          <w:rFonts w:ascii="Times New Roman" w:hAnsi="Times New Roman"/>
        </w:rPr>
        <w:t xml:space="preserve"> are not insurmountable and in fact point to the more permanent constraints on commercialization, particularly poor infrastructure</w:t>
      </w:r>
      <w:r w:rsidR="00BF7A8D">
        <w:rPr>
          <w:rFonts w:ascii="Times New Roman" w:hAnsi="Times New Roman"/>
        </w:rPr>
        <w:t>,</w:t>
      </w:r>
      <w:r w:rsidRPr="003351A3">
        <w:rPr>
          <w:rFonts w:ascii="Times New Roman" w:hAnsi="Times New Roman"/>
        </w:rPr>
        <w:t xml:space="preserve"> lack of market access, lack of credit, and generally underdeveloped value chains.</w:t>
      </w:r>
      <w:r w:rsidR="001E6A83">
        <w:rPr>
          <w:rFonts w:ascii="Times New Roman" w:hAnsi="Times New Roman"/>
        </w:rPr>
        <w:t xml:space="preserve"> In the recent drought there is also anecdotal evidence that traders and pastoralists were more active in destocking, especially in the </w:t>
      </w:r>
      <w:proofErr w:type="spellStart"/>
      <w:r w:rsidR="001E6A83">
        <w:rPr>
          <w:rFonts w:ascii="Times New Roman" w:hAnsi="Times New Roman"/>
        </w:rPr>
        <w:t>Borana</w:t>
      </w:r>
      <w:proofErr w:type="spellEnd"/>
      <w:r w:rsidR="001E6A83">
        <w:rPr>
          <w:rFonts w:ascii="Times New Roman" w:hAnsi="Times New Roman"/>
        </w:rPr>
        <w:t xml:space="preserve"> plateau.</w:t>
      </w:r>
      <w:r w:rsidR="001E6A83">
        <w:rPr>
          <w:rStyle w:val="FootnoteReference"/>
          <w:rFonts w:ascii="Times New Roman" w:hAnsi="Times New Roman"/>
        </w:rPr>
        <w:footnoteReference w:id="10"/>
      </w:r>
      <w:r w:rsidR="001E6A83">
        <w:rPr>
          <w:rFonts w:ascii="Times New Roman" w:hAnsi="Times New Roman"/>
        </w:rPr>
        <w:t xml:space="preserve">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A second missing market relates to the restocking side. One reason pastoralists may be unwilling to destock is simply that restocking is very difficult. When the drought ends, grazing lands tend to be ample and essentially free (historically, at least), meaning that a pastoralist with a small herd is not making the most of this abundance of grazing area. So in that sense destocking before a drought potentially has a high opportunity cost after the drought (</w:t>
      </w:r>
      <w:proofErr w:type="spellStart"/>
      <w:r w:rsidRPr="003351A3">
        <w:rPr>
          <w:rFonts w:ascii="Times New Roman" w:hAnsi="Times New Roman"/>
        </w:rPr>
        <w:t>Lybbert</w:t>
      </w:r>
      <w:proofErr w:type="spellEnd"/>
      <w:r w:rsidRPr="003351A3">
        <w:rPr>
          <w:rFonts w:ascii="Times New Roman" w:hAnsi="Times New Roman"/>
        </w:rPr>
        <w:t xml:space="preserve"> et al. 2004). But the destocking strategy is also risky because a pastoralist’s capacity to restock after the drought might be constrained by limited supply</w:t>
      </w:r>
      <w:del w:id="565" w:author="Author">
        <w:r w:rsidRPr="003351A3" w:rsidDel="00BF7A8D">
          <w:rPr>
            <w:rFonts w:ascii="Times New Roman" w:hAnsi="Times New Roman"/>
          </w:rPr>
          <w:delText xml:space="preserve"> and/or</w:delText>
        </w:r>
      </w:del>
      <w:ins w:id="566" w:author="Author">
        <w:r w:rsidR="00BF7A8D">
          <w:rPr>
            <w:rFonts w:ascii="Times New Roman" w:hAnsi="Times New Roman"/>
          </w:rPr>
          <w:t>,</w:t>
        </w:r>
      </w:ins>
      <w:r w:rsidRPr="003351A3">
        <w:rPr>
          <w:rFonts w:ascii="Times New Roman" w:hAnsi="Times New Roman"/>
        </w:rPr>
        <w:t xml:space="preserve"> higher livestock prices, </w:t>
      </w:r>
      <w:ins w:id="567" w:author="Author">
        <w:r w:rsidR="00BF7A8D">
          <w:rPr>
            <w:rFonts w:ascii="Times New Roman" w:hAnsi="Times New Roman"/>
          </w:rPr>
          <w:t xml:space="preserve">or both, </w:t>
        </w:r>
      </w:ins>
      <w:r w:rsidRPr="003351A3">
        <w:rPr>
          <w:rFonts w:ascii="Times New Roman" w:hAnsi="Times New Roman"/>
        </w:rPr>
        <w:t xml:space="preserve">especially if other pastoralists also need to restock. Hence pastoralists tend to risk drought-induced mortality in the hope that the </w:t>
      </w:r>
      <w:proofErr w:type="spellStart"/>
      <w:r w:rsidRPr="003351A3">
        <w:rPr>
          <w:rFonts w:ascii="Times New Roman" w:hAnsi="Times New Roman"/>
        </w:rPr>
        <w:t>post</w:t>
      </w:r>
      <w:del w:id="568" w:author="Author">
        <w:r w:rsidRPr="003351A3" w:rsidDel="00BF7A8D">
          <w:rPr>
            <w:rFonts w:ascii="Times New Roman" w:hAnsi="Times New Roman"/>
          </w:rPr>
          <w:delText>-</w:delText>
        </w:r>
      </w:del>
      <w:r w:rsidRPr="003351A3">
        <w:rPr>
          <w:rFonts w:ascii="Times New Roman" w:hAnsi="Times New Roman"/>
        </w:rPr>
        <w:t>drought</w:t>
      </w:r>
      <w:proofErr w:type="spellEnd"/>
      <w:r w:rsidRPr="003351A3">
        <w:rPr>
          <w:rFonts w:ascii="Times New Roman" w:hAnsi="Times New Roman"/>
        </w:rPr>
        <w:t xml:space="preserve"> herd size is large enough to continue as pastoralists take advantage of favorable grazing conditions. We should point out, however, that there is a huge knowledge gap with respect to restocking issues (much more so than destocking).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One also needs to investigate whether restocking could be facilitated by improvements in microfinance and index-based crop insurance. The </w:t>
      </w:r>
      <w:r w:rsidR="00BF7A8D" w:rsidRPr="003351A3">
        <w:rPr>
          <w:rFonts w:ascii="Times New Roman" w:hAnsi="Times New Roman"/>
        </w:rPr>
        <w:t>index-based livestock insur</w:t>
      </w:r>
      <w:r w:rsidRPr="003351A3">
        <w:rPr>
          <w:rFonts w:ascii="Times New Roman" w:hAnsi="Times New Roman"/>
        </w:rPr>
        <w:t>ance</w:t>
      </w:r>
      <w:del w:id="569" w:author="Author">
        <w:r w:rsidRPr="003351A3" w:rsidDel="00BF7A8D">
          <w:rPr>
            <w:rFonts w:ascii="Times New Roman" w:hAnsi="Times New Roman"/>
          </w:rPr>
          <w:delText xml:space="preserve"> (IBLI)</w:delText>
        </w:r>
      </w:del>
      <w:r w:rsidRPr="003351A3">
        <w:rPr>
          <w:rFonts w:ascii="Times New Roman" w:hAnsi="Times New Roman"/>
        </w:rPr>
        <w:t xml:space="preserve"> program</w:t>
      </w:r>
      <w:r w:rsidR="00520EFF">
        <w:rPr>
          <w:rFonts w:ascii="Times New Roman" w:hAnsi="Times New Roman"/>
        </w:rPr>
        <w:t>—</w:t>
      </w:r>
      <w:r w:rsidRPr="003351A3">
        <w:rPr>
          <w:rFonts w:ascii="Times New Roman" w:hAnsi="Times New Roman"/>
        </w:rPr>
        <w:t xml:space="preserve">coordinated by </w:t>
      </w:r>
      <w:ins w:id="570" w:author="Author">
        <w:r w:rsidR="006E2E4A">
          <w:rPr>
            <w:rFonts w:ascii="Times New Roman" w:hAnsi="Times New Roman"/>
          </w:rPr>
          <w:t xml:space="preserve">the </w:t>
        </w:r>
        <w:r w:rsidR="006E2E4A" w:rsidRPr="00C40B3A">
          <w:rPr>
            <w:rFonts w:ascii="Times New Roman" w:hAnsi="Times New Roman"/>
          </w:rPr>
          <w:t>International Livestock Research Institute (ILRI)</w:t>
        </w:r>
      </w:ins>
      <w:del w:id="571" w:author="Author">
        <w:r w:rsidRPr="003351A3" w:rsidDel="006E2E4A">
          <w:rPr>
            <w:rFonts w:ascii="Times New Roman" w:hAnsi="Times New Roman"/>
          </w:rPr>
          <w:delText>ILRI</w:delText>
        </w:r>
        <w:r w:rsidRPr="003351A3" w:rsidDel="005C6AC3">
          <w:rPr>
            <w:rFonts w:ascii="Times New Roman" w:hAnsi="Times New Roman"/>
          </w:rPr>
          <w:delText xml:space="preserve"> and</w:delText>
        </w:r>
      </w:del>
      <w:ins w:id="572" w:author="Author">
        <w:r w:rsidR="005C6AC3">
          <w:rPr>
            <w:rFonts w:ascii="Times New Roman" w:hAnsi="Times New Roman"/>
          </w:rPr>
          <w:t>,</w:t>
        </w:r>
      </w:ins>
      <w:r w:rsidRPr="003351A3">
        <w:rPr>
          <w:rFonts w:ascii="Times New Roman" w:hAnsi="Times New Roman"/>
        </w:rPr>
        <w:t xml:space="preserve"> involv</w:t>
      </w:r>
      <w:ins w:id="573" w:author="Author">
        <w:r w:rsidR="00BF7A8D">
          <w:rPr>
            <w:rFonts w:ascii="Times New Roman" w:hAnsi="Times New Roman"/>
          </w:rPr>
          <w:t>ing</w:t>
        </w:r>
      </w:ins>
      <w:del w:id="574" w:author="Author">
        <w:r w:rsidRPr="003351A3" w:rsidDel="00BF7A8D">
          <w:rPr>
            <w:rFonts w:ascii="Times New Roman" w:hAnsi="Times New Roman"/>
          </w:rPr>
          <w:delText>ed</w:delText>
        </w:r>
      </w:del>
      <w:r w:rsidRPr="003351A3">
        <w:rPr>
          <w:rFonts w:ascii="Times New Roman" w:hAnsi="Times New Roman"/>
        </w:rPr>
        <w:t xml:space="preserve"> several American universities, and funded by USAID and the World Bank</w:t>
      </w:r>
      <w:r w:rsidR="00520EFF">
        <w:rPr>
          <w:rFonts w:ascii="Times New Roman" w:hAnsi="Times New Roman"/>
        </w:rPr>
        <w:t>—</w:t>
      </w:r>
      <w:r w:rsidRPr="003351A3">
        <w:rPr>
          <w:rFonts w:ascii="Times New Roman" w:hAnsi="Times New Roman"/>
        </w:rPr>
        <w:t xml:space="preserve">is trying to promote livestock insurance in pastoralist areas based on </w:t>
      </w:r>
      <w:r w:rsidR="005C6AC3">
        <w:rPr>
          <w:rFonts w:ascii="Times New Roman" w:hAnsi="Times New Roman"/>
        </w:rPr>
        <w:t xml:space="preserve">a </w:t>
      </w:r>
      <w:r w:rsidR="006E2E4A" w:rsidRPr="003351A3">
        <w:rPr>
          <w:rFonts w:ascii="Times New Roman" w:hAnsi="Times New Roman"/>
          <w:color w:val="231F20"/>
          <w:lang w:eastAsia="en-GB"/>
        </w:rPr>
        <w:t>normalized difference vegetation ind</w:t>
      </w:r>
      <w:r w:rsidRPr="003351A3">
        <w:rPr>
          <w:rFonts w:ascii="Times New Roman" w:hAnsi="Times New Roman"/>
          <w:color w:val="231F20"/>
          <w:lang w:eastAsia="en-GB"/>
        </w:rPr>
        <w:t xml:space="preserve">ex </w:t>
      </w:r>
      <w:del w:id="575" w:author="Author">
        <w:r w:rsidRPr="003351A3" w:rsidDel="006E2E4A">
          <w:rPr>
            <w:rFonts w:ascii="Times New Roman" w:hAnsi="Times New Roman"/>
            <w:color w:val="231F20"/>
            <w:lang w:eastAsia="en-GB"/>
          </w:rPr>
          <w:delText>(</w:delText>
        </w:r>
        <w:r w:rsidRPr="003351A3" w:rsidDel="006E2E4A">
          <w:rPr>
            <w:rFonts w:ascii="Times New Roman" w:hAnsi="Times New Roman"/>
          </w:rPr>
          <w:delText xml:space="preserve">NDVI) </w:delText>
        </w:r>
      </w:del>
      <w:r w:rsidRPr="003351A3">
        <w:rPr>
          <w:rFonts w:ascii="Times New Roman" w:hAnsi="Times New Roman"/>
        </w:rPr>
        <w:t>collected via remote sensing (McIntosh et al. 201</w:t>
      </w:r>
      <w:r w:rsidR="000C7A45">
        <w:rPr>
          <w:rFonts w:ascii="Times New Roman" w:hAnsi="Times New Roman"/>
        </w:rPr>
        <w:t>1</w:t>
      </w:r>
      <w:r w:rsidRPr="003351A3">
        <w:rPr>
          <w:rFonts w:ascii="Times New Roman" w:hAnsi="Times New Roman"/>
        </w:rPr>
        <w:t xml:space="preserve">). This may also encourage </w:t>
      </w:r>
      <w:r w:rsidR="000C7A45">
        <w:rPr>
          <w:rFonts w:ascii="Times New Roman" w:hAnsi="Times New Roman"/>
        </w:rPr>
        <w:t>microfinance institutions</w:t>
      </w:r>
      <w:r w:rsidRPr="003351A3">
        <w:rPr>
          <w:rFonts w:ascii="Times New Roman" w:hAnsi="Times New Roman"/>
        </w:rPr>
        <w:t xml:space="preserve"> to expand their portfolio</w:t>
      </w:r>
      <w:r w:rsidR="005C6AC3">
        <w:rPr>
          <w:rFonts w:ascii="Times New Roman" w:hAnsi="Times New Roman"/>
        </w:rPr>
        <w:t>s</w:t>
      </w:r>
      <w:r w:rsidRPr="003351A3">
        <w:rPr>
          <w:rFonts w:ascii="Times New Roman" w:hAnsi="Times New Roman"/>
        </w:rPr>
        <w:t xml:space="preserve"> in pastoralist areas. While there is some justified skepticism of weather insurance,</w:t>
      </w:r>
      <w:r w:rsidRPr="003351A3">
        <w:rPr>
          <w:rStyle w:val="FootnoteReference"/>
          <w:rFonts w:ascii="Times New Roman" w:hAnsi="Times New Roman"/>
        </w:rPr>
        <w:footnoteReference w:id="11"/>
      </w:r>
      <w:r w:rsidRPr="003351A3">
        <w:rPr>
          <w:rFonts w:ascii="Times New Roman" w:hAnsi="Times New Roman"/>
        </w:rPr>
        <w:t xml:space="preserve"> linking it to microfinance is a sound idea, and potentially a very cost-effective intervention</w:t>
      </w:r>
      <w:r w:rsidR="005C6AC3">
        <w:rPr>
          <w:rFonts w:ascii="Times New Roman" w:hAnsi="Times New Roman"/>
        </w:rPr>
        <w:t>,</w:t>
      </w:r>
      <w:r w:rsidRPr="003351A3">
        <w:rPr>
          <w:rFonts w:ascii="Times New Roman" w:hAnsi="Times New Roman"/>
        </w:rPr>
        <w:t xml:space="preserve"> given that the private sector could ultimately foot the bill. MFIs should also expand into the provision of saving</w:t>
      </w:r>
      <w:r w:rsidR="005C6AC3">
        <w:rPr>
          <w:rFonts w:ascii="Times New Roman" w:hAnsi="Times New Roman"/>
        </w:rPr>
        <w:t>s</w:t>
      </w:r>
      <w:r w:rsidRPr="003351A3">
        <w:rPr>
          <w:rFonts w:ascii="Times New Roman" w:hAnsi="Times New Roman"/>
        </w:rPr>
        <w:t xml:space="preserve"> instruments.</w:t>
      </w:r>
      <w:r w:rsidR="003351A3" w:rsidRPr="003351A3">
        <w:rPr>
          <w:rFonts w:ascii="Times New Roman" w:hAnsi="Times New Roman"/>
        </w:rPr>
        <w:t xml:space="preserve"> </w:t>
      </w:r>
      <w:r w:rsidRPr="003351A3">
        <w:rPr>
          <w:rFonts w:ascii="Times New Roman" w:hAnsi="Times New Roman"/>
        </w:rPr>
        <w:t>In the absence of access to financial services, pastoralists essentially save in the form of wealth. Access to savings and loans would allow them to diversify their wealth portfolio and might also facilitate greater diversification.</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Another missing market pertains to services that would allow more animals to survive a drought. If more animals survived a drought, then pastoralists would not try to maximize </w:t>
      </w:r>
      <w:proofErr w:type="spellStart"/>
      <w:r w:rsidRPr="003351A3">
        <w:rPr>
          <w:rFonts w:ascii="Times New Roman" w:hAnsi="Times New Roman"/>
        </w:rPr>
        <w:t>predrought</w:t>
      </w:r>
      <w:proofErr w:type="spellEnd"/>
      <w:r w:rsidRPr="003351A3">
        <w:rPr>
          <w:rFonts w:ascii="Times New Roman" w:hAnsi="Times New Roman"/>
        </w:rPr>
        <w:t xml:space="preserve"> herd size and might be more willing to destock animals, knowing that the rest of the herd is more likely to survive.</w:t>
      </w:r>
      <w:r w:rsidRPr="003351A3">
        <w:rPr>
          <w:rStyle w:val="FootnoteReference"/>
          <w:rFonts w:ascii="Times New Roman" w:hAnsi="Times New Roman"/>
        </w:rPr>
        <w:footnoteReference w:id="12"/>
      </w:r>
      <w:r w:rsidRPr="003351A3">
        <w:rPr>
          <w:rFonts w:ascii="Times New Roman" w:hAnsi="Times New Roman"/>
        </w:rPr>
        <w:t xml:space="preserve"> Keeping at-risk animals alive during a drought has been shown to be much more cost-effective than restocking after herd deaths (</w:t>
      </w:r>
      <w:proofErr w:type="spellStart"/>
      <w:r w:rsidRPr="003351A3">
        <w:rPr>
          <w:rFonts w:ascii="Times New Roman" w:hAnsi="Times New Roman"/>
        </w:rPr>
        <w:t>Pantuliano</w:t>
      </w:r>
      <w:proofErr w:type="spellEnd"/>
      <w:r w:rsidRPr="003351A3">
        <w:rPr>
          <w:rFonts w:ascii="Times New Roman" w:hAnsi="Times New Roman"/>
        </w:rPr>
        <w:t xml:space="preserve"> and </w:t>
      </w:r>
      <w:proofErr w:type="spellStart"/>
      <w:r w:rsidRPr="003351A3">
        <w:rPr>
          <w:rFonts w:ascii="Times New Roman" w:hAnsi="Times New Roman"/>
        </w:rPr>
        <w:t>Wekesa</w:t>
      </w:r>
      <w:proofErr w:type="spellEnd"/>
      <w:r w:rsidRPr="003351A3">
        <w:rPr>
          <w:rFonts w:ascii="Times New Roman" w:hAnsi="Times New Roman"/>
        </w:rPr>
        <w:t xml:space="preserve"> 2008).</w:t>
      </w:r>
      <w:r w:rsidRPr="003351A3">
        <w:rPr>
          <w:rStyle w:val="FootnoteReference"/>
          <w:rFonts w:ascii="Times New Roman" w:hAnsi="Times New Roman"/>
        </w:rPr>
        <w:footnoteReference w:id="13"/>
      </w:r>
      <w:r w:rsidRPr="003351A3">
        <w:rPr>
          <w:rFonts w:ascii="Times New Roman" w:hAnsi="Times New Roman"/>
        </w:rPr>
        <w:t xml:space="preserve"> What interventions could </w:t>
      </w:r>
      <w:r w:rsidRPr="003351A3">
        <w:rPr>
          <w:rFonts w:ascii="Times New Roman" w:hAnsi="Times New Roman"/>
        </w:rPr>
        <w:lastRenderedPageBreak/>
        <w:t>help in this regard? Obviously veterinary health services, emergency feed</w:t>
      </w:r>
      <w:r w:rsidR="002F244A">
        <w:rPr>
          <w:rFonts w:ascii="Times New Roman" w:hAnsi="Times New Roman"/>
        </w:rPr>
        <w:t>,</w:t>
      </w:r>
      <w:r w:rsidRPr="003351A3">
        <w:rPr>
          <w:rFonts w:ascii="Times New Roman" w:hAnsi="Times New Roman"/>
        </w:rPr>
        <w:t xml:space="preserve"> and better access to water are most relevant here (note the interaction between drought and disease). In recent years emergency livestock interventions have involved </w:t>
      </w:r>
      <w:ins w:id="580" w:author="Author">
        <w:r w:rsidR="002F244A">
          <w:rPr>
            <w:rFonts w:ascii="Times New Roman" w:hAnsi="Times New Roman"/>
          </w:rPr>
          <w:t xml:space="preserve">providing </w:t>
        </w:r>
      </w:ins>
      <w:r w:rsidRPr="003351A3">
        <w:rPr>
          <w:rFonts w:ascii="Times New Roman" w:hAnsi="Times New Roman"/>
        </w:rPr>
        <w:t>emergency veterinary services, trucking in feed and water, or drilling emergency water holes. These interventions are often very costly, however, and like many emergency interventions they tend to arrive too late for many pastoralists (</w:t>
      </w:r>
      <w:proofErr w:type="spellStart"/>
      <w:r w:rsidRPr="003351A3">
        <w:rPr>
          <w:rFonts w:ascii="Times New Roman" w:hAnsi="Times New Roman"/>
        </w:rPr>
        <w:t>Pantuliano</w:t>
      </w:r>
      <w:proofErr w:type="spellEnd"/>
      <w:r w:rsidRPr="003351A3">
        <w:rPr>
          <w:rFonts w:ascii="Times New Roman" w:hAnsi="Times New Roman"/>
        </w:rPr>
        <w:t xml:space="preserve"> and </w:t>
      </w:r>
      <w:proofErr w:type="spellStart"/>
      <w:r w:rsidRPr="003351A3">
        <w:rPr>
          <w:rFonts w:ascii="Times New Roman" w:hAnsi="Times New Roman"/>
        </w:rPr>
        <w:t>Wekesa</w:t>
      </w:r>
      <w:proofErr w:type="spellEnd"/>
      <w:r w:rsidRPr="003351A3">
        <w:rPr>
          <w:rFonts w:ascii="Times New Roman" w:hAnsi="Times New Roman"/>
        </w:rPr>
        <w:t xml:space="preserve"> 2008; ILRI 2010). USAID</w:t>
      </w:r>
      <w:r w:rsidR="002F244A">
        <w:rPr>
          <w:rFonts w:ascii="Times New Roman" w:hAnsi="Times New Roman"/>
        </w:rPr>
        <w:t>-</w:t>
      </w:r>
      <w:r w:rsidRPr="003351A3">
        <w:rPr>
          <w:rFonts w:ascii="Times New Roman" w:hAnsi="Times New Roman"/>
        </w:rPr>
        <w:t xml:space="preserve">funded studies in Ethiopia also reported that veterinary interventions during drought were not particularly effective because water and feed were the main constraints. The external validity of this result is open to question, however, because drought can occasionally result in larger scale disease outbreaks. Moreover, while emergency vaccinations may not yield high returns, improved veterinary services in general most likely would yield high returns since disease remains a major source of mortality in pastoralist areas (Devereux 2006). </w:t>
      </w:r>
    </w:p>
    <w:p w:rsidR="001E6A83" w:rsidRDefault="001E6A83" w:rsidP="009C0C69">
      <w:pPr>
        <w:spacing w:after="120" w:line="240" w:lineRule="auto"/>
        <w:jc w:val="both"/>
        <w:rPr>
          <w:rFonts w:ascii="Times New Roman" w:hAnsi="Times New Roman"/>
        </w:rPr>
      </w:pPr>
      <w:r>
        <w:rPr>
          <w:rFonts w:ascii="Times New Roman" w:hAnsi="Times New Roman"/>
        </w:rPr>
        <w:t xml:space="preserve">Whilst the general statement that more commercialization is needed holds true, there are two important caveats. First, in many ways pastoralist </w:t>
      </w:r>
      <w:proofErr w:type="spellStart"/>
      <w:r>
        <w:rPr>
          <w:rFonts w:ascii="Times New Roman" w:hAnsi="Times New Roman"/>
        </w:rPr>
        <w:t>livesock</w:t>
      </w:r>
      <w:proofErr w:type="spellEnd"/>
      <w:r>
        <w:rPr>
          <w:rFonts w:ascii="Times New Roman" w:hAnsi="Times New Roman"/>
        </w:rPr>
        <w:t xml:space="preserve"> markets work quite well. Yes, there are problems with imperfect competition because of the preponderance of small markets and the greater bargaining power that buyers have in times of drought, but marketing chains are also quite sophisticated in some regards. Anecdotal and some more formal evidence (</w:t>
      </w:r>
      <w:proofErr w:type="spellStart"/>
      <w:r>
        <w:rPr>
          <w:rFonts w:ascii="Times New Roman" w:hAnsi="Times New Roman"/>
        </w:rPr>
        <w:t>McPeak</w:t>
      </w:r>
      <w:proofErr w:type="spellEnd"/>
      <w:r>
        <w:rPr>
          <w:rFonts w:ascii="Times New Roman" w:hAnsi="Times New Roman"/>
        </w:rPr>
        <w:t xml:space="preserve"> et al. 2011) suggest that traders are highly responsive</w:t>
      </w:r>
      <w:r w:rsidR="00816B5B">
        <w:rPr>
          <w:rFonts w:ascii="Times New Roman" w:hAnsi="Times New Roman"/>
        </w:rPr>
        <w:t xml:space="preserve"> to arbitrage opportunities, for example, and increasingly reliant on mobile phones to seek out trade opportunities. So an important principle for interventions on the marketing side is to do no harm: many aspects of the livestock value chain work quite well.</w:t>
      </w:r>
    </w:p>
    <w:p w:rsidR="00487F99" w:rsidRPr="003351A3" w:rsidRDefault="00816B5B" w:rsidP="009C0C69">
      <w:pPr>
        <w:spacing w:after="120" w:line="240" w:lineRule="auto"/>
        <w:jc w:val="both"/>
        <w:rPr>
          <w:rFonts w:ascii="Times New Roman" w:hAnsi="Times New Roman"/>
        </w:rPr>
      </w:pPr>
      <w:r>
        <w:rPr>
          <w:rFonts w:ascii="Times New Roman" w:hAnsi="Times New Roman"/>
        </w:rPr>
        <w:t>A second caveat</w:t>
      </w:r>
      <w:r w:rsidR="00487F99" w:rsidRPr="003351A3">
        <w:rPr>
          <w:rFonts w:ascii="Times New Roman" w:hAnsi="Times New Roman"/>
        </w:rPr>
        <w:t xml:space="preserve"> is that commercialization per se is far from a panacea. A recent report on commercialization in pastoralist areas by Aklil</w:t>
      </w:r>
      <w:ins w:id="581" w:author="Author">
        <w:r w:rsidR="002F244A">
          <w:rPr>
            <w:rFonts w:ascii="Times New Roman" w:hAnsi="Times New Roman"/>
          </w:rPr>
          <w:t>u</w:t>
        </w:r>
      </w:ins>
      <w:del w:id="582" w:author="Author">
        <w:r w:rsidR="00487F99" w:rsidRPr="003351A3" w:rsidDel="002F244A">
          <w:rPr>
            <w:rFonts w:ascii="Times New Roman" w:hAnsi="Times New Roman"/>
          </w:rPr>
          <w:delText>i</w:delText>
        </w:r>
      </w:del>
      <w:r w:rsidR="00487F99" w:rsidRPr="003351A3">
        <w:rPr>
          <w:rFonts w:ascii="Times New Roman" w:hAnsi="Times New Roman"/>
        </w:rPr>
        <w:t xml:space="preserve"> and Catley (20</w:t>
      </w:r>
      <w:r w:rsidR="000C7A45">
        <w:rPr>
          <w:rFonts w:ascii="Times New Roman" w:hAnsi="Times New Roman"/>
        </w:rPr>
        <w:t>09</w:t>
      </w:r>
      <w:r w:rsidR="00487F99" w:rsidRPr="003351A3">
        <w:rPr>
          <w:rFonts w:ascii="Times New Roman" w:hAnsi="Times New Roman"/>
        </w:rPr>
        <w:t>) reviewed recent efforts to commercialize pastoralism in the Horn. It noted that increased commercialization tends to benefit those with larger herds</w:t>
      </w:r>
      <w:r>
        <w:rPr>
          <w:rFonts w:ascii="Times New Roman" w:hAnsi="Times New Roman"/>
        </w:rPr>
        <w:t xml:space="preserve"> (see also Devereux 2006 and </w:t>
      </w:r>
      <w:proofErr w:type="spellStart"/>
      <w:r>
        <w:rPr>
          <w:rFonts w:ascii="Times New Roman" w:hAnsi="Times New Roman"/>
        </w:rPr>
        <w:t>McPeak</w:t>
      </w:r>
      <w:proofErr w:type="spellEnd"/>
      <w:r>
        <w:rPr>
          <w:rFonts w:ascii="Times New Roman" w:hAnsi="Times New Roman"/>
        </w:rPr>
        <w:t xml:space="preserve"> et al. 2011)</w:t>
      </w:r>
      <w:r w:rsidR="00487F99" w:rsidRPr="003351A3">
        <w:rPr>
          <w:rFonts w:ascii="Times New Roman" w:hAnsi="Times New Roman"/>
        </w:rPr>
        <w:t xml:space="preserve">. Recent work by </w:t>
      </w:r>
      <w:proofErr w:type="spellStart"/>
      <w:r w:rsidR="00487F99" w:rsidRPr="003351A3">
        <w:rPr>
          <w:rFonts w:ascii="Times New Roman" w:hAnsi="Times New Roman"/>
        </w:rPr>
        <w:t>Gebru</w:t>
      </w:r>
      <w:proofErr w:type="spellEnd"/>
      <w:r w:rsidR="00487F99" w:rsidRPr="003351A3">
        <w:rPr>
          <w:rFonts w:ascii="Times New Roman" w:hAnsi="Times New Roman"/>
        </w:rPr>
        <w:t xml:space="preserve"> et al. (2009) and </w:t>
      </w:r>
      <w:r w:rsidR="002F244A">
        <w:rPr>
          <w:rFonts w:ascii="Times New Roman" w:hAnsi="Times New Roman"/>
        </w:rPr>
        <w:t xml:space="preserve">by </w:t>
      </w:r>
      <w:proofErr w:type="spellStart"/>
      <w:r w:rsidR="00487F99" w:rsidRPr="003351A3">
        <w:rPr>
          <w:rFonts w:ascii="Times New Roman" w:hAnsi="Times New Roman"/>
        </w:rPr>
        <w:t>Flintan</w:t>
      </w:r>
      <w:proofErr w:type="spellEnd"/>
      <w:r w:rsidR="00487F99" w:rsidRPr="003351A3">
        <w:rPr>
          <w:rFonts w:ascii="Times New Roman" w:hAnsi="Times New Roman"/>
        </w:rPr>
        <w:t xml:space="preserve"> (2011) is also </w:t>
      </w:r>
      <w:r w:rsidR="002F244A" w:rsidRPr="003351A3">
        <w:rPr>
          <w:rFonts w:ascii="Times New Roman" w:hAnsi="Times New Roman"/>
        </w:rPr>
        <w:t>suggesti</w:t>
      </w:r>
      <w:r w:rsidR="002F244A">
        <w:rPr>
          <w:rFonts w:ascii="Times New Roman" w:hAnsi="Times New Roman"/>
        </w:rPr>
        <w:t>ve</w:t>
      </w:r>
      <w:r w:rsidR="002F244A" w:rsidRPr="003351A3">
        <w:rPr>
          <w:rFonts w:ascii="Times New Roman" w:hAnsi="Times New Roman"/>
        </w:rPr>
        <w:t xml:space="preserve"> </w:t>
      </w:r>
      <w:r w:rsidR="00487F99" w:rsidRPr="003351A3">
        <w:rPr>
          <w:rFonts w:ascii="Times New Roman" w:hAnsi="Times New Roman"/>
        </w:rPr>
        <w:t>of rising inequality for precisely these reasons. While rising inequality in the short run may not be of major concern (the better</w:t>
      </w:r>
      <w:r w:rsidR="002F244A">
        <w:rPr>
          <w:rFonts w:ascii="Times New Roman" w:hAnsi="Times New Roman"/>
        </w:rPr>
        <w:t>-</w:t>
      </w:r>
      <w:r w:rsidR="00487F99" w:rsidRPr="003351A3">
        <w:rPr>
          <w:rFonts w:ascii="Times New Roman" w:hAnsi="Times New Roman"/>
        </w:rPr>
        <w:t>off always tend to commercialize first), the poor need to be included in commercialization processes sooner rather than later. The</w:t>
      </w:r>
      <w:r>
        <w:rPr>
          <w:rFonts w:ascii="Times New Roman" w:hAnsi="Times New Roman"/>
        </w:rPr>
        <w:t>se</w:t>
      </w:r>
      <w:r w:rsidR="00487F99" w:rsidRPr="003351A3">
        <w:rPr>
          <w:rFonts w:ascii="Times New Roman" w:hAnsi="Times New Roman"/>
        </w:rPr>
        <w:t xml:space="preserve"> report</w:t>
      </w:r>
      <w:r w:rsidR="002F244A">
        <w:rPr>
          <w:rFonts w:ascii="Times New Roman" w:hAnsi="Times New Roman"/>
        </w:rPr>
        <w:t>s</w:t>
      </w:r>
      <w:r w:rsidR="00487F99" w:rsidRPr="003351A3">
        <w:rPr>
          <w:rFonts w:ascii="Times New Roman" w:hAnsi="Times New Roman"/>
        </w:rPr>
        <w:t xml:space="preserve"> suggest that a more pro-poor approach </w:t>
      </w:r>
      <w:ins w:id="583" w:author="Author">
        <w:r w:rsidR="000D7522">
          <w:rPr>
            <w:rFonts w:ascii="Times New Roman" w:hAnsi="Times New Roman"/>
          </w:rPr>
          <w:t xml:space="preserve">should </w:t>
        </w:r>
        <w:r w:rsidR="002F244A">
          <w:rPr>
            <w:rFonts w:ascii="Times New Roman" w:hAnsi="Times New Roman"/>
          </w:rPr>
          <w:t xml:space="preserve">be taken </w:t>
        </w:r>
      </w:ins>
      <w:r w:rsidR="00487F99" w:rsidRPr="003351A3">
        <w:rPr>
          <w:rFonts w:ascii="Times New Roman" w:hAnsi="Times New Roman"/>
        </w:rPr>
        <w:t>to the commercialization of pastoralist areas: building up herd sizes above a required threshold, developing road and mobile telephone networks to give poorer pastoralists better access to markets</w:t>
      </w:r>
      <w:r w:rsidR="002F244A">
        <w:rPr>
          <w:rFonts w:ascii="Times New Roman" w:hAnsi="Times New Roman"/>
        </w:rPr>
        <w:t>,</w:t>
      </w:r>
      <w:r w:rsidR="002F244A" w:rsidRPr="003351A3">
        <w:rPr>
          <w:rFonts w:ascii="Times New Roman" w:hAnsi="Times New Roman"/>
        </w:rPr>
        <w:t xml:space="preserve"> </w:t>
      </w:r>
      <w:r>
        <w:rPr>
          <w:rFonts w:ascii="Times New Roman" w:hAnsi="Times New Roman"/>
        </w:rPr>
        <w:t xml:space="preserve">focusing on small ruminants where these are more important to the </w:t>
      </w:r>
      <w:proofErr w:type="spellStart"/>
      <w:r>
        <w:rPr>
          <w:rFonts w:ascii="Times New Roman" w:hAnsi="Times New Roman"/>
        </w:rPr>
        <w:t>poor</w:t>
      </w:r>
      <w:proofErr w:type="gramStart"/>
      <w:r>
        <w:rPr>
          <w:rFonts w:ascii="Times New Roman" w:hAnsi="Times New Roman"/>
        </w:rPr>
        <w:t>,</w:t>
      </w:r>
      <w:proofErr w:type="gramEnd"/>
      <w:del w:id="584" w:author="Author">
        <w:r w:rsidR="00487F99" w:rsidRPr="003351A3" w:rsidDel="002F244A">
          <w:rPr>
            <w:rFonts w:ascii="Times New Roman" w:hAnsi="Times New Roman"/>
          </w:rPr>
          <w:delText xml:space="preserve">expansion </w:delText>
        </w:r>
      </w:del>
      <w:ins w:id="585" w:author="Author">
        <w:r w:rsidR="002F244A">
          <w:rPr>
            <w:rFonts w:ascii="Times New Roman" w:hAnsi="Times New Roman"/>
          </w:rPr>
          <w:t>expanding</w:t>
        </w:r>
        <w:proofErr w:type="spellEnd"/>
        <w:r w:rsidR="002F244A" w:rsidRPr="003351A3">
          <w:rPr>
            <w:rFonts w:ascii="Times New Roman" w:hAnsi="Times New Roman"/>
          </w:rPr>
          <w:t xml:space="preserve"> </w:t>
        </w:r>
      </w:ins>
      <w:del w:id="586" w:author="Author">
        <w:r w:rsidR="00487F99" w:rsidRPr="003351A3" w:rsidDel="002F244A">
          <w:rPr>
            <w:rFonts w:ascii="Times New Roman" w:hAnsi="Times New Roman"/>
          </w:rPr>
          <w:delText xml:space="preserve">of </w:delText>
        </w:r>
      </w:del>
      <w:r w:rsidR="00487F99" w:rsidRPr="003351A3">
        <w:rPr>
          <w:rFonts w:ascii="Times New Roman" w:hAnsi="Times New Roman"/>
        </w:rPr>
        <w:t>animal health services, and institutionalizing livelihoods-based programming and drought-cycle management.</w:t>
      </w:r>
    </w:p>
    <w:p w:rsidR="00487F99" w:rsidRPr="003351A3" w:rsidRDefault="00487F99" w:rsidP="009C0C69">
      <w:pPr>
        <w:spacing w:after="120" w:line="240" w:lineRule="auto"/>
        <w:jc w:val="both"/>
        <w:rPr>
          <w:rFonts w:ascii="Times New Roman" w:hAnsi="Times New Roman"/>
          <w:i/>
        </w:rPr>
      </w:pPr>
      <w:proofErr w:type="gramStart"/>
      <w:r w:rsidRPr="003351A3">
        <w:rPr>
          <w:rFonts w:ascii="Times New Roman" w:hAnsi="Times New Roman"/>
          <w:i/>
        </w:rPr>
        <w:t>Pillar 2.</w:t>
      </w:r>
      <w:proofErr w:type="gramEnd"/>
      <w:r w:rsidRPr="003351A3">
        <w:rPr>
          <w:rFonts w:ascii="Times New Roman" w:hAnsi="Times New Roman"/>
          <w:i/>
        </w:rPr>
        <w:t xml:space="preserve"> Technological </w:t>
      </w:r>
      <w:r w:rsidR="00520EFF">
        <w:rPr>
          <w:rFonts w:ascii="Times New Roman" w:hAnsi="Times New Roman"/>
          <w:i/>
        </w:rPr>
        <w:t>I</w:t>
      </w:r>
      <w:r w:rsidRPr="003351A3">
        <w:rPr>
          <w:rFonts w:ascii="Times New Roman" w:hAnsi="Times New Roman"/>
          <w:i/>
        </w:rPr>
        <w:t>ntensification</w:t>
      </w:r>
    </w:p>
    <w:p w:rsidR="00487F99" w:rsidRPr="003351A3" w:rsidRDefault="00487F99" w:rsidP="00F25E44">
      <w:pPr>
        <w:spacing w:after="120" w:line="240" w:lineRule="auto"/>
        <w:jc w:val="both"/>
        <w:rPr>
          <w:rFonts w:ascii="Times New Roman" w:hAnsi="Times New Roman"/>
        </w:rPr>
      </w:pPr>
      <w:r w:rsidRPr="003351A3">
        <w:rPr>
          <w:rFonts w:ascii="Times New Roman" w:hAnsi="Times New Roman"/>
        </w:rPr>
        <w:t xml:space="preserve">The discussion above included numerous references to improved technologies. First, animal health services can be vastly improved. In Ethiopia there has indeed been some expansion of veterinary services, although many areas still face shortages of essential vaccines, and access for pastoralists is still quite limited (Devereux 2006). Ethiopia has also substantially </w:t>
      </w:r>
      <w:del w:id="587" w:author="Author">
        <w:r w:rsidRPr="003351A3" w:rsidDel="000D7522">
          <w:rPr>
            <w:rFonts w:ascii="Times New Roman" w:hAnsi="Times New Roman"/>
          </w:rPr>
          <w:delText xml:space="preserve">extended </w:delText>
        </w:r>
      </w:del>
      <w:ins w:id="588" w:author="Author">
        <w:r w:rsidR="000D7522" w:rsidRPr="003351A3">
          <w:rPr>
            <w:rFonts w:ascii="Times New Roman" w:hAnsi="Times New Roman"/>
          </w:rPr>
          <w:t>ex</w:t>
        </w:r>
        <w:r w:rsidR="000D7522">
          <w:rPr>
            <w:rFonts w:ascii="Times New Roman" w:hAnsi="Times New Roman"/>
          </w:rPr>
          <w:t>pa</w:t>
        </w:r>
        <w:r w:rsidR="000D7522" w:rsidRPr="003351A3">
          <w:rPr>
            <w:rFonts w:ascii="Times New Roman" w:hAnsi="Times New Roman"/>
          </w:rPr>
          <w:t xml:space="preserve">nded </w:t>
        </w:r>
      </w:ins>
      <w:r w:rsidRPr="003351A3">
        <w:rPr>
          <w:rFonts w:ascii="Times New Roman" w:hAnsi="Times New Roman"/>
        </w:rPr>
        <w:t xml:space="preserve">its livestock extension services, with at least one livestock extension officer in each district. In pastoralist areas, the establishment of </w:t>
      </w:r>
      <w:r w:rsidR="000D7522" w:rsidRPr="003351A3">
        <w:rPr>
          <w:rFonts w:ascii="Times New Roman" w:hAnsi="Times New Roman"/>
        </w:rPr>
        <w:t>community animal health wo</w:t>
      </w:r>
      <w:r w:rsidRPr="003351A3">
        <w:rPr>
          <w:rFonts w:ascii="Times New Roman" w:hAnsi="Times New Roman"/>
        </w:rPr>
        <w:t xml:space="preserve">rkers has also been very successful for delivering cost-effective veterinary services to remote pastoral areas, including the elimination of such devastating animal diseases as </w:t>
      </w:r>
      <w:proofErr w:type="spellStart"/>
      <w:r w:rsidRPr="003351A3">
        <w:rPr>
          <w:rFonts w:ascii="Times New Roman" w:hAnsi="Times New Roman"/>
        </w:rPr>
        <w:t>rinderpest</w:t>
      </w:r>
      <w:proofErr w:type="spellEnd"/>
      <w:r w:rsidRPr="003351A3">
        <w:rPr>
          <w:rFonts w:ascii="Times New Roman" w:hAnsi="Times New Roman"/>
        </w:rPr>
        <w:t>. It also appears that pastoralists themselves value animal health services quite highly, so there could be substantial scope for commercializing the sector, particularly on the back of initial public investments in educating and training animal health workers.</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Second, improved breeding of cattle, in particular, can increase their milk production. Particularly promising is recent work by ILRI researchers on improving the </w:t>
      </w:r>
      <w:proofErr w:type="spellStart"/>
      <w:r w:rsidRPr="003351A3">
        <w:rPr>
          <w:rFonts w:ascii="Times New Roman" w:hAnsi="Times New Roman"/>
        </w:rPr>
        <w:t>Boran</w:t>
      </w:r>
      <w:proofErr w:type="spellEnd"/>
      <w:r w:rsidRPr="003351A3">
        <w:rPr>
          <w:rFonts w:ascii="Times New Roman" w:hAnsi="Times New Roman"/>
        </w:rPr>
        <w:t xml:space="preserve"> cattle breed (Haile et al. 2011). Ethiopian </w:t>
      </w:r>
      <w:proofErr w:type="spellStart"/>
      <w:r w:rsidRPr="003351A3">
        <w:rPr>
          <w:rFonts w:ascii="Times New Roman" w:hAnsi="Times New Roman"/>
        </w:rPr>
        <w:t>Boran</w:t>
      </w:r>
      <w:proofErr w:type="spellEnd"/>
      <w:r w:rsidRPr="003351A3">
        <w:rPr>
          <w:rFonts w:ascii="Times New Roman" w:hAnsi="Times New Roman"/>
        </w:rPr>
        <w:t xml:space="preserve">, although a beef breed in many tropical countries, has been used as a dairy animal in many development and experimental activities in Ethiopia. The breed has been found to be fast </w:t>
      </w:r>
      <w:r w:rsidRPr="003351A3">
        <w:rPr>
          <w:rFonts w:ascii="Times New Roman" w:hAnsi="Times New Roman"/>
        </w:rPr>
        <w:lastRenderedPageBreak/>
        <w:t>growing, fertile</w:t>
      </w:r>
      <w:r w:rsidR="00123FEF">
        <w:rPr>
          <w:rFonts w:ascii="Times New Roman" w:hAnsi="Times New Roman"/>
        </w:rPr>
        <w:t>,</w:t>
      </w:r>
      <w:r w:rsidRPr="003351A3">
        <w:rPr>
          <w:rFonts w:ascii="Times New Roman" w:hAnsi="Times New Roman"/>
        </w:rPr>
        <w:t xml:space="preserve"> and a good milk producer</w:t>
      </w:r>
      <w:r w:rsidR="00123FEF">
        <w:rPr>
          <w:rFonts w:ascii="Times New Roman" w:hAnsi="Times New Roman"/>
        </w:rPr>
        <w:t>,</w:t>
      </w:r>
      <w:r w:rsidRPr="003351A3">
        <w:rPr>
          <w:rFonts w:ascii="Times New Roman" w:hAnsi="Times New Roman"/>
        </w:rPr>
        <w:t xml:space="preserve"> compared </w:t>
      </w:r>
      <w:r w:rsidR="00123FEF">
        <w:rPr>
          <w:rFonts w:ascii="Times New Roman" w:hAnsi="Times New Roman"/>
        </w:rPr>
        <w:t>with</w:t>
      </w:r>
      <w:r w:rsidR="00123FEF" w:rsidRPr="003351A3">
        <w:rPr>
          <w:rFonts w:ascii="Times New Roman" w:hAnsi="Times New Roman"/>
        </w:rPr>
        <w:t xml:space="preserve"> </w:t>
      </w:r>
      <w:r w:rsidRPr="003351A3">
        <w:rPr>
          <w:rFonts w:ascii="Times New Roman" w:hAnsi="Times New Roman"/>
        </w:rPr>
        <w:t>other indigenous cattle breeds in the country. The growth, reproduction</w:t>
      </w:r>
      <w:r w:rsidR="00123FEF">
        <w:rPr>
          <w:rFonts w:ascii="Times New Roman" w:hAnsi="Times New Roman"/>
        </w:rPr>
        <w:t>,</w:t>
      </w:r>
      <w:r w:rsidRPr="003351A3">
        <w:rPr>
          <w:rFonts w:ascii="Times New Roman" w:hAnsi="Times New Roman"/>
        </w:rPr>
        <w:t xml:space="preserve"> and milk production performance of </w:t>
      </w:r>
      <w:proofErr w:type="spellStart"/>
      <w:r w:rsidRPr="003351A3">
        <w:rPr>
          <w:rFonts w:ascii="Times New Roman" w:hAnsi="Times New Roman"/>
        </w:rPr>
        <w:t>Boran</w:t>
      </w:r>
      <w:proofErr w:type="spellEnd"/>
      <w:r w:rsidRPr="003351A3">
        <w:rPr>
          <w:rFonts w:ascii="Times New Roman" w:hAnsi="Times New Roman"/>
        </w:rPr>
        <w:t xml:space="preserve"> has been improved in different parts of the world</w:t>
      </w:r>
      <w:r w:rsidR="00123FEF">
        <w:rPr>
          <w:rFonts w:ascii="Times New Roman" w:hAnsi="Times New Roman"/>
        </w:rPr>
        <w:t>,</w:t>
      </w:r>
      <w:r w:rsidRPr="003351A3">
        <w:rPr>
          <w:rFonts w:ascii="Times New Roman" w:hAnsi="Times New Roman"/>
        </w:rPr>
        <w:t xml:space="preserve"> including Kenya, South Africa, Australia</w:t>
      </w:r>
      <w:r w:rsidR="00123FEF">
        <w:rPr>
          <w:rFonts w:ascii="Times New Roman" w:hAnsi="Times New Roman"/>
        </w:rPr>
        <w:t>,</w:t>
      </w:r>
      <w:r w:rsidRPr="003351A3">
        <w:rPr>
          <w:rFonts w:ascii="Times New Roman" w:hAnsi="Times New Roman"/>
        </w:rPr>
        <w:t xml:space="preserve"> and </w:t>
      </w:r>
      <w:del w:id="589" w:author="Author">
        <w:r w:rsidRPr="003351A3" w:rsidDel="00123FEF">
          <w:rPr>
            <w:rFonts w:ascii="Times New Roman" w:hAnsi="Times New Roman"/>
          </w:rPr>
          <w:delText>USA</w:delText>
        </w:r>
      </w:del>
      <w:ins w:id="590" w:author="Author">
        <w:r w:rsidR="00452F26">
          <w:rPr>
            <w:rFonts w:ascii="Times New Roman" w:hAnsi="Times New Roman"/>
          </w:rPr>
          <w:t xml:space="preserve">the </w:t>
        </w:r>
        <w:r w:rsidR="00123FEF">
          <w:rPr>
            <w:rFonts w:ascii="Times New Roman" w:hAnsi="Times New Roman"/>
          </w:rPr>
          <w:t>United States</w:t>
        </w:r>
      </w:ins>
      <w:r w:rsidRPr="003351A3">
        <w:rPr>
          <w:rFonts w:ascii="Times New Roman" w:hAnsi="Times New Roman"/>
        </w:rPr>
        <w:t xml:space="preserve">. This indicates the huge potential of the breed that could be tapped if </w:t>
      </w:r>
      <w:r w:rsidR="00123FEF">
        <w:rPr>
          <w:rFonts w:ascii="Times New Roman" w:hAnsi="Times New Roman"/>
        </w:rPr>
        <w:t xml:space="preserve">an </w:t>
      </w:r>
      <w:r w:rsidRPr="003351A3">
        <w:rPr>
          <w:rFonts w:ascii="Times New Roman" w:hAnsi="Times New Roman"/>
        </w:rPr>
        <w:t>appropriate breeding strategy supported by proper management could be designed and fully implemented. At the same time, it needs to be remembered that breed improvement in pastoralist areas will often be limited given the need for drought tolerance.</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Third, Little </w:t>
      </w:r>
      <w:proofErr w:type="gramStart"/>
      <w:r w:rsidRPr="003351A3">
        <w:rPr>
          <w:rFonts w:ascii="Times New Roman" w:hAnsi="Times New Roman"/>
        </w:rPr>
        <w:t>et al. (</w:t>
      </w:r>
      <w:del w:id="591" w:author="Author">
        <w:r w:rsidRPr="003351A3" w:rsidDel="0000734E">
          <w:rPr>
            <w:rFonts w:ascii="Times New Roman" w:hAnsi="Times New Roman"/>
          </w:rPr>
          <w:delText>2010a</w:delText>
        </w:r>
      </w:del>
      <w:ins w:id="592" w:author="Author">
        <w:r w:rsidR="0000734E" w:rsidRPr="003351A3">
          <w:rPr>
            <w:rFonts w:ascii="Times New Roman" w:hAnsi="Times New Roman"/>
          </w:rPr>
          <w:t>2010</w:t>
        </w:r>
        <w:r w:rsidR="0000734E">
          <w:rPr>
            <w:rFonts w:ascii="Times New Roman" w:hAnsi="Times New Roman"/>
          </w:rPr>
          <w:t>c</w:t>
        </w:r>
      </w:ins>
      <w:r w:rsidRPr="003351A3">
        <w:rPr>
          <w:rFonts w:ascii="Times New Roman" w:hAnsi="Times New Roman"/>
        </w:rPr>
        <w:t xml:space="preserve">) </w:t>
      </w:r>
      <w:ins w:id="593" w:author="Author">
        <w:r w:rsidR="00123FEF">
          <w:rPr>
            <w:rFonts w:ascii="Times New Roman" w:hAnsi="Times New Roman"/>
          </w:rPr>
          <w:t>have</w:t>
        </w:r>
        <w:proofErr w:type="gramEnd"/>
        <w:r w:rsidR="00123FEF">
          <w:rPr>
            <w:rFonts w:ascii="Times New Roman" w:hAnsi="Times New Roman"/>
          </w:rPr>
          <w:t xml:space="preserve"> </w:t>
        </w:r>
      </w:ins>
      <w:r w:rsidRPr="003351A3">
        <w:rPr>
          <w:rFonts w:ascii="Times New Roman" w:hAnsi="Times New Roman"/>
        </w:rPr>
        <w:t>emphasize</w:t>
      </w:r>
      <w:r w:rsidR="00123FEF">
        <w:rPr>
          <w:rFonts w:ascii="Times New Roman" w:hAnsi="Times New Roman"/>
        </w:rPr>
        <w:t>d</w:t>
      </w:r>
      <w:r w:rsidRPr="003351A3">
        <w:rPr>
          <w:rFonts w:ascii="Times New Roman" w:hAnsi="Times New Roman"/>
        </w:rPr>
        <w:t xml:space="preserve"> the critical importance of infusing evidence-based range management practices into the pastoralist policy process. The new consensus on range management sees mobility as one of the key factors behind drought management, but this idea seems not to have been absorbed by governments in the region. Improved monitoring of grazing and water resources is also a very real possibility, as reflected by developments such as the Livestock Early Warning Systems</w:t>
      </w:r>
      <w:del w:id="594" w:author="Author">
        <w:r w:rsidRPr="003351A3" w:rsidDel="00123FEF">
          <w:rPr>
            <w:rFonts w:ascii="Times New Roman" w:hAnsi="Times New Roman"/>
          </w:rPr>
          <w:delText xml:space="preserve"> (LEWS)</w:delText>
        </w:r>
      </w:del>
      <w:r w:rsidRPr="003351A3">
        <w:rPr>
          <w:rFonts w:ascii="Times New Roman" w:hAnsi="Times New Roman"/>
        </w:rPr>
        <w:t>.</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Finally, there </w:t>
      </w:r>
      <w:r w:rsidR="00123FEF">
        <w:rPr>
          <w:rFonts w:ascii="Times New Roman" w:hAnsi="Times New Roman"/>
        </w:rPr>
        <w:t>is</w:t>
      </w:r>
      <w:r w:rsidR="00123FEF" w:rsidRPr="003351A3">
        <w:rPr>
          <w:rFonts w:ascii="Times New Roman" w:hAnsi="Times New Roman"/>
        </w:rPr>
        <w:t xml:space="preserve"> </w:t>
      </w:r>
      <w:r w:rsidRPr="003351A3">
        <w:rPr>
          <w:rFonts w:ascii="Times New Roman" w:hAnsi="Times New Roman"/>
        </w:rPr>
        <w:t xml:space="preserve">a range of </w:t>
      </w:r>
      <w:r w:rsidR="000C7A45">
        <w:rPr>
          <w:rFonts w:ascii="Times New Roman" w:hAnsi="Times New Roman"/>
        </w:rPr>
        <w:t xml:space="preserve">information and communication technology (ICT) </w:t>
      </w:r>
      <w:r w:rsidRPr="003351A3">
        <w:rPr>
          <w:rFonts w:ascii="Times New Roman" w:hAnsi="Times New Roman"/>
        </w:rPr>
        <w:t xml:space="preserve">based innovations that could have a major impact on commercialization and resource management, including the extension of mobile </w:t>
      </w:r>
      <w:r w:rsidR="000D7522">
        <w:rPr>
          <w:rFonts w:ascii="Times New Roman" w:hAnsi="Times New Roman"/>
        </w:rPr>
        <w:t>tele</w:t>
      </w:r>
      <w:r w:rsidRPr="003351A3">
        <w:rPr>
          <w:rFonts w:ascii="Times New Roman" w:hAnsi="Times New Roman"/>
        </w:rPr>
        <w:t>phones (uptakes and coverage are very low in many pastoralist areas), early warning systems (where ICTs play a role in monitoring and dissemination), index-based livestock insurance, and extension services.</w:t>
      </w:r>
    </w:p>
    <w:p w:rsidR="00487F99" w:rsidRPr="003351A3" w:rsidRDefault="00487F99" w:rsidP="009C0C69">
      <w:pPr>
        <w:spacing w:after="120" w:line="240" w:lineRule="auto"/>
        <w:jc w:val="both"/>
        <w:rPr>
          <w:rFonts w:ascii="Times New Roman" w:hAnsi="Times New Roman"/>
          <w:i/>
        </w:rPr>
      </w:pPr>
      <w:proofErr w:type="gramStart"/>
      <w:r w:rsidRPr="003351A3">
        <w:rPr>
          <w:rFonts w:ascii="Times New Roman" w:hAnsi="Times New Roman"/>
          <w:i/>
        </w:rPr>
        <w:t>Pillar 3.</w:t>
      </w:r>
      <w:proofErr w:type="gramEnd"/>
      <w:r w:rsidRPr="003351A3">
        <w:rPr>
          <w:rFonts w:ascii="Times New Roman" w:hAnsi="Times New Roman"/>
          <w:i/>
        </w:rPr>
        <w:t xml:space="preserve"> Property </w:t>
      </w:r>
      <w:r w:rsidR="00520EFF">
        <w:rPr>
          <w:rFonts w:ascii="Times New Roman" w:hAnsi="Times New Roman"/>
          <w:i/>
        </w:rPr>
        <w:t>R</w:t>
      </w:r>
      <w:r w:rsidRPr="003351A3">
        <w:rPr>
          <w:rFonts w:ascii="Times New Roman" w:hAnsi="Times New Roman"/>
          <w:i/>
        </w:rPr>
        <w:t xml:space="preserve">ights: A </w:t>
      </w:r>
      <w:r w:rsidR="00520EFF">
        <w:rPr>
          <w:rFonts w:ascii="Times New Roman" w:hAnsi="Times New Roman"/>
          <w:i/>
        </w:rPr>
        <w:t>N</w:t>
      </w:r>
      <w:r w:rsidRPr="003351A3">
        <w:rPr>
          <w:rFonts w:ascii="Times New Roman" w:hAnsi="Times New Roman"/>
          <w:i/>
        </w:rPr>
        <w:t xml:space="preserve">ew </w:t>
      </w:r>
      <w:r w:rsidR="00520EFF">
        <w:rPr>
          <w:rFonts w:ascii="Times New Roman" w:hAnsi="Times New Roman"/>
          <w:i/>
        </w:rPr>
        <w:t>S</w:t>
      </w:r>
      <w:r w:rsidRPr="003351A3">
        <w:rPr>
          <w:rFonts w:ascii="Times New Roman" w:hAnsi="Times New Roman"/>
          <w:i/>
        </w:rPr>
        <w:t xml:space="preserve">ocial </w:t>
      </w:r>
      <w:r w:rsidR="00520EFF">
        <w:rPr>
          <w:rFonts w:ascii="Times New Roman" w:hAnsi="Times New Roman"/>
          <w:i/>
        </w:rPr>
        <w:t>C</w:t>
      </w:r>
      <w:r w:rsidRPr="003351A3">
        <w:rPr>
          <w:rFonts w:ascii="Times New Roman" w:hAnsi="Times New Roman"/>
          <w:i/>
        </w:rPr>
        <w:t>ompact for</w:t>
      </w:r>
      <w:r w:rsidR="00520EFF" w:rsidRPr="003351A3">
        <w:rPr>
          <w:rFonts w:ascii="Times New Roman" w:hAnsi="Times New Roman"/>
          <w:i/>
        </w:rPr>
        <w:t xml:space="preserve"> Pastoralist A</w:t>
      </w:r>
      <w:r w:rsidRPr="003351A3">
        <w:rPr>
          <w:rFonts w:ascii="Times New Roman" w:hAnsi="Times New Roman"/>
          <w:i/>
        </w:rPr>
        <w:t>reas</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 xml:space="preserve">Pastoralists face both threats and opportunities. The major threat to pastoralism relates to land restrictions. Encroachment from cropland expansion, leasing of pastoralist lands to foreign firms and private domestic investors, the spread of </w:t>
      </w:r>
      <w:proofErr w:type="spellStart"/>
      <w:ins w:id="595" w:author="Author">
        <w:r w:rsidR="00123FEF" w:rsidRPr="00123FEF">
          <w:rPr>
            <w:rFonts w:ascii="Times New Roman" w:hAnsi="Times New Roman"/>
            <w:i/>
          </w:rPr>
          <w:t>Prosopis</w:t>
        </w:r>
      </w:ins>
      <w:proofErr w:type="spellEnd"/>
      <w:del w:id="596" w:author="Author">
        <w:r w:rsidRPr="003351A3" w:rsidDel="00123FEF">
          <w:rPr>
            <w:rFonts w:ascii="Times New Roman" w:hAnsi="Times New Roman"/>
            <w:i/>
          </w:rPr>
          <w:delText>prosposi</w:delText>
        </w:r>
      </w:del>
      <w:r w:rsidRPr="003351A3">
        <w:rPr>
          <w:rFonts w:ascii="Times New Roman" w:hAnsi="Times New Roman"/>
        </w:rPr>
        <w:t>, inter</w:t>
      </w:r>
      <w:del w:id="597" w:author="Author">
        <w:r w:rsidRPr="003351A3" w:rsidDel="008328FA">
          <w:rPr>
            <w:rFonts w:ascii="Times New Roman" w:hAnsi="Times New Roman"/>
          </w:rPr>
          <w:delText>-</w:delText>
        </w:r>
      </w:del>
      <w:r w:rsidRPr="003351A3">
        <w:rPr>
          <w:rFonts w:ascii="Times New Roman" w:hAnsi="Times New Roman"/>
        </w:rPr>
        <w:t>ethnic land</w:t>
      </w:r>
      <w:r w:rsidR="00C93524">
        <w:rPr>
          <w:rFonts w:ascii="Times New Roman" w:hAnsi="Times New Roman"/>
        </w:rPr>
        <w:t xml:space="preserve"> and </w:t>
      </w:r>
      <w:r w:rsidRPr="003351A3">
        <w:rPr>
          <w:rFonts w:ascii="Times New Roman" w:hAnsi="Times New Roman"/>
        </w:rPr>
        <w:t>water disputes, and increasing trends toward fencing off community lands all threaten the pastoralist’s ability to move herds around (</w:t>
      </w:r>
      <w:proofErr w:type="spellStart"/>
      <w:r w:rsidRPr="003351A3">
        <w:rPr>
          <w:rFonts w:ascii="Times New Roman" w:hAnsi="Times New Roman"/>
        </w:rPr>
        <w:t>Flintan</w:t>
      </w:r>
      <w:proofErr w:type="spellEnd"/>
      <w:r w:rsidRPr="003351A3">
        <w:rPr>
          <w:rFonts w:ascii="Times New Roman" w:hAnsi="Times New Roman"/>
        </w:rPr>
        <w:t xml:space="preserve"> 2011). This movement of herds across seasons and years is a critical component of enhancing productivity and incomes, and improving resilience, as recent reviews by ILRI (2010) for Kenya</w:t>
      </w:r>
      <w:r w:rsidR="00123FEF">
        <w:rPr>
          <w:rFonts w:ascii="Times New Roman" w:hAnsi="Times New Roman"/>
        </w:rPr>
        <w:t>,</w:t>
      </w:r>
      <w:r w:rsidRPr="003351A3">
        <w:rPr>
          <w:rFonts w:ascii="Times New Roman" w:hAnsi="Times New Roman"/>
        </w:rPr>
        <w:t xml:space="preserve"> and Little et al. (2010a,</w:t>
      </w:r>
      <w:ins w:id="598" w:author="Author">
        <w:r w:rsidR="00123FEF">
          <w:rPr>
            <w:rFonts w:ascii="Times New Roman" w:hAnsi="Times New Roman"/>
          </w:rPr>
          <w:t xml:space="preserve"> 2010</w:t>
        </w:r>
      </w:ins>
      <w:r w:rsidRPr="003351A3">
        <w:rPr>
          <w:rFonts w:ascii="Times New Roman" w:hAnsi="Times New Roman"/>
        </w:rPr>
        <w:t>b,</w:t>
      </w:r>
      <w:ins w:id="599" w:author="Author">
        <w:r w:rsidR="00123FEF">
          <w:rPr>
            <w:rFonts w:ascii="Times New Roman" w:hAnsi="Times New Roman"/>
          </w:rPr>
          <w:t xml:space="preserve"> 2010</w:t>
        </w:r>
      </w:ins>
      <w:r w:rsidRPr="003351A3">
        <w:rPr>
          <w:rFonts w:ascii="Times New Roman" w:hAnsi="Times New Roman"/>
        </w:rPr>
        <w:t xml:space="preserve">c) for Ethiopia make clear. It needs to be reiterated that this kind of mobility is just as essential to modern ranches in the United States and Australia. As things currently stand, however, pastoralist land use rights are often not well enshrined in law and </w:t>
      </w:r>
      <w:ins w:id="600" w:author="Author">
        <w:r w:rsidR="00C93524">
          <w:rPr>
            <w:rFonts w:ascii="Times New Roman" w:hAnsi="Times New Roman"/>
          </w:rPr>
          <w:t xml:space="preserve">often </w:t>
        </w:r>
      </w:ins>
      <w:r w:rsidRPr="003351A3">
        <w:rPr>
          <w:rFonts w:ascii="Times New Roman" w:hAnsi="Times New Roman"/>
        </w:rPr>
        <w:t xml:space="preserve">very poorly enforced in practice. Little et </w:t>
      </w:r>
      <w:proofErr w:type="gramStart"/>
      <w:r w:rsidRPr="003351A3">
        <w:rPr>
          <w:rFonts w:ascii="Times New Roman" w:hAnsi="Times New Roman"/>
        </w:rPr>
        <w:t xml:space="preserve">al </w:t>
      </w:r>
      <w:proofErr w:type="gramEnd"/>
      <w:del w:id="601" w:author="Author">
        <w:r w:rsidRPr="003351A3" w:rsidDel="008C570E">
          <w:rPr>
            <w:rFonts w:ascii="Times New Roman" w:hAnsi="Times New Roman"/>
          </w:rPr>
          <w:delText>(</w:delText>
        </w:r>
        <w:r w:rsidRPr="003351A3" w:rsidDel="0000734E">
          <w:rPr>
            <w:rFonts w:ascii="Times New Roman" w:hAnsi="Times New Roman"/>
          </w:rPr>
          <w:delText>2010a</w:delText>
        </w:r>
        <w:r w:rsidRPr="003351A3" w:rsidDel="008C570E">
          <w:rPr>
            <w:rFonts w:ascii="Times New Roman" w:hAnsi="Times New Roman"/>
          </w:rPr>
          <w:delText>)</w:delText>
        </w:r>
      </w:del>
      <w:r w:rsidRPr="003351A3">
        <w:rPr>
          <w:rFonts w:ascii="Times New Roman" w:hAnsi="Times New Roman"/>
        </w:rPr>
        <w:t>, for example, c</w:t>
      </w:r>
      <w:r w:rsidR="00123FEF">
        <w:rPr>
          <w:rFonts w:ascii="Times New Roman" w:hAnsi="Times New Roman"/>
        </w:rPr>
        <w:t>a</w:t>
      </w:r>
      <w:r w:rsidRPr="003351A3">
        <w:rPr>
          <w:rFonts w:ascii="Times New Roman" w:hAnsi="Times New Roman"/>
        </w:rPr>
        <w:t>me to the following conclusion on the situation in Ethiopia:</w:t>
      </w:r>
    </w:p>
    <w:p w:rsidR="00487F99" w:rsidRPr="003351A3" w:rsidRDefault="00487F99" w:rsidP="009C0C69">
      <w:pPr>
        <w:spacing w:after="120" w:line="240" w:lineRule="auto"/>
        <w:ind w:left="720"/>
        <w:jc w:val="both"/>
        <w:rPr>
          <w:rFonts w:ascii="Times New Roman" w:hAnsi="Times New Roman"/>
        </w:rPr>
      </w:pPr>
      <w:r w:rsidRPr="003351A3">
        <w:rPr>
          <w:rFonts w:ascii="Times New Roman" w:hAnsi="Times New Roman"/>
        </w:rPr>
        <w:t>The wording of the constitutional clauses pertaining to farmers and pastoralists is remarkably similar, but the reality has been quite different. Despite the ultimate control of land by the state, the gradual codification of land rights has improved the tenure security for farmers who pay land tax and now can often register their use rights. In contrast, the land rights of Ethiopian pastoralists have become less secure over time. Specific laws to implement pastoral land rights have not been developed.</w:t>
      </w:r>
      <w:r w:rsidR="008C570E">
        <w:rPr>
          <w:rFonts w:ascii="Times New Roman" w:hAnsi="Times New Roman"/>
        </w:rPr>
        <w:t>…</w:t>
      </w:r>
      <w:r w:rsidRPr="003351A3">
        <w:rPr>
          <w:rFonts w:ascii="Times New Roman" w:hAnsi="Times New Roman"/>
        </w:rPr>
        <w:t xml:space="preserve"> Recent appropriation of communal pastoral grazing land for large-scale irrigation schemes, private ranches, and commercial enterprises seems to lack participation, and is at odds with promoting livestock production and trade</w:t>
      </w:r>
      <w:r w:rsidR="008C570E">
        <w:rPr>
          <w:rFonts w:ascii="Times New Roman" w:hAnsi="Times New Roman"/>
        </w:rPr>
        <w:t xml:space="preserve"> </w:t>
      </w:r>
      <w:ins w:id="602" w:author="Author">
        <w:r w:rsidR="008C570E">
          <w:rPr>
            <w:rFonts w:ascii="Times New Roman" w:hAnsi="Times New Roman"/>
          </w:rPr>
          <w:t xml:space="preserve">…. (2010c, </w:t>
        </w:r>
      </w:ins>
      <w:r w:rsidR="000C7A45">
        <w:rPr>
          <w:rFonts w:ascii="Times New Roman" w:hAnsi="Times New Roman"/>
        </w:rPr>
        <w:t>pp. 22</w:t>
      </w:r>
      <w:ins w:id="603" w:author="Author">
        <w:r w:rsidR="008C570E">
          <w:rPr>
            <w:rFonts w:ascii="Times New Roman" w:hAnsi="Times New Roman"/>
          </w:rPr>
          <w:t>)</w:t>
        </w:r>
      </w:ins>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The situation has improved in Kenya</w:t>
      </w:r>
      <w:r w:rsidR="00560D22">
        <w:rPr>
          <w:rFonts w:ascii="Times New Roman" w:hAnsi="Times New Roman"/>
        </w:rPr>
        <w:t>,</w:t>
      </w:r>
      <w:r w:rsidRPr="003351A3">
        <w:rPr>
          <w:rFonts w:ascii="Times New Roman" w:hAnsi="Times New Roman"/>
        </w:rPr>
        <w:t xml:space="preserve"> where pastoralist land rights are more unambiguously enshrined in law, but in the entire region the nature of pastoralists</w:t>
      </w:r>
      <w:r w:rsidR="00560D22">
        <w:rPr>
          <w:rFonts w:ascii="Times New Roman" w:hAnsi="Times New Roman"/>
        </w:rPr>
        <w:t>’</w:t>
      </w:r>
      <w:r w:rsidRPr="003351A3">
        <w:rPr>
          <w:rFonts w:ascii="Times New Roman" w:hAnsi="Times New Roman"/>
        </w:rPr>
        <w:t xml:space="preserve"> mobility and seasonal use of </w:t>
      </w:r>
      <w:r w:rsidRPr="00452F26">
        <w:rPr>
          <w:rFonts w:ascii="Times New Roman" w:hAnsi="Times New Roman"/>
          <w:i/>
        </w:rPr>
        <w:t>unoccupied</w:t>
      </w:r>
      <w:r w:rsidRPr="003351A3">
        <w:rPr>
          <w:rFonts w:ascii="Times New Roman" w:hAnsi="Times New Roman"/>
        </w:rPr>
        <w:t xml:space="preserve"> land leaves their indigenous tenure systems unprotected by modern legal systems. Moreover, higher food and land prices have encouraged a range of small</w:t>
      </w:r>
      <w:r w:rsidR="00560D22">
        <w:rPr>
          <w:rFonts w:ascii="Times New Roman" w:hAnsi="Times New Roman"/>
        </w:rPr>
        <w:t>-</w:t>
      </w:r>
      <w:r w:rsidRPr="003351A3">
        <w:rPr>
          <w:rFonts w:ascii="Times New Roman" w:hAnsi="Times New Roman"/>
        </w:rPr>
        <w:t>scale land</w:t>
      </w:r>
      <w:r w:rsidR="00560D22">
        <w:rPr>
          <w:rFonts w:ascii="Times New Roman" w:hAnsi="Times New Roman"/>
        </w:rPr>
        <w:t xml:space="preserve"> </w:t>
      </w:r>
      <w:r w:rsidRPr="003351A3">
        <w:rPr>
          <w:rFonts w:ascii="Times New Roman" w:hAnsi="Times New Roman"/>
        </w:rPr>
        <w:t>grabbing by outsider investors, which in turn is encouraging pastoralist</w:t>
      </w:r>
      <w:r w:rsidR="00560D22">
        <w:rPr>
          <w:rFonts w:ascii="Times New Roman" w:hAnsi="Times New Roman"/>
        </w:rPr>
        <w:t>s</w:t>
      </w:r>
      <w:r w:rsidRPr="003351A3">
        <w:rPr>
          <w:rFonts w:ascii="Times New Roman" w:hAnsi="Times New Roman"/>
        </w:rPr>
        <w:t xml:space="preserve"> to fence off and privatize community land. This is arguably leading to the breakdown of </w:t>
      </w:r>
      <w:r w:rsidR="00560D22">
        <w:rPr>
          <w:rFonts w:ascii="Times New Roman" w:hAnsi="Times New Roman"/>
        </w:rPr>
        <w:t xml:space="preserve">the </w:t>
      </w:r>
      <w:r w:rsidRPr="003351A3">
        <w:rPr>
          <w:rFonts w:ascii="Times New Roman" w:hAnsi="Times New Roman"/>
        </w:rPr>
        <w:t xml:space="preserve">community property rights that </w:t>
      </w:r>
      <w:r w:rsidR="00560D22">
        <w:rPr>
          <w:rFonts w:ascii="Times New Roman" w:hAnsi="Times New Roman"/>
        </w:rPr>
        <w:t>are</w:t>
      </w:r>
      <w:r w:rsidR="00560D22" w:rsidRPr="003351A3">
        <w:rPr>
          <w:rFonts w:ascii="Times New Roman" w:hAnsi="Times New Roman"/>
        </w:rPr>
        <w:t xml:space="preserve"> </w:t>
      </w:r>
      <w:r w:rsidRPr="003351A3">
        <w:rPr>
          <w:rFonts w:ascii="Times New Roman" w:hAnsi="Times New Roman"/>
        </w:rPr>
        <w:t xml:space="preserve">so essential to the pastoralist system. These trends need to be stopped, not only as an issue of fairness but as an issue of economic efficiency. There is quite a sizable literature on what kinds of property rights </w:t>
      </w:r>
      <w:r w:rsidRPr="003351A3">
        <w:rPr>
          <w:rFonts w:ascii="Times New Roman" w:hAnsi="Times New Roman"/>
        </w:rPr>
        <w:lastRenderedPageBreak/>
        <w:t>systems could protect community grazing lands, but the required changes need to take place at both central and local government levels (</w:t>
      </w:r>
      <w:proofErr w:type="spellStart"/>
      <w:r w:rsidRPr="003351A3">
        <w:rPr>
          <w:rFonts w:ascii="Times New Roman" w:hAnsi="Times New Roman"/>
        </w:rPr>
        <w:t>Flintan</w:t>
      </w:r>
      <w:proofErr w:type="spellEnd"/>
      <w:r w:rsidRPr="003351A3">
        <w:rPr>
          <w:rFonts w:ascii="Times New Roman" w:hAnsi="Times New Roman"/>
        </w:rPr>
        <w:t xml:space="preserve"> 2011).</w:t>
      </w:r>
      <w:r w:rsidR="003351A3" w:rsidRPr="003351A3">
        <w:rPr>
          <w:rFonts w:ascii="Times New Roman" w:hAnsi="Times New Roman"/>
        </w:rPr>
        <w:t xml:space="preserve"> </w:t>
      </w:r>
    </w:p>
    <w:p w:rsidR="00487F99" w:rsidRPr="003351A3" w:rsidRDefault="00487F99" w:rsidP="009C0C69">
      <w:pPr>
        <w:spacing w:after="120" w:line="240" w:lineRule="auto"/>
        <w:jc w:val="both"/>
        <w:rPr>
          <w:rFonts w:ascii="Times New Roman" w:hAnsi="Times New Roman"/>
        </w:rPr>
      </w:pPr>
      <w:r w:rsidRPr="003351A3">
        <w:rPr>
          <w:rFonts w:ascii="Times New Roman" w:hAnsi="Times New Roman"/>
        </w:rPr>
        <w:t>However, the other part of a new social compact between pastoralists and governments relates to the tremendous untapped capacity for the pastoralist sector to contribute much more to foreign exchange and tax revenue. In Ethiopia, especially, the forgone revenue and foreign exchange earnings due to informal trade are quite sizable. Little et al (</w:t>
      </w:r>
      <w:del w:id="604" w:author="Author">
        <w:r w:rsidRPr="003351A3" w:rsidDel="0000734E">
          <w:rPr>
            <w:rFonts w:ascii="Times New Roman" w:hAnsi="Times New Roman"/>
          </w:rPr>
          <w:delText>2010a</w:delText>
        </w:r>
      </w:del>
      <w:ins w:id="605" w:author="Author">
        <w:r w:rsidR="0000734E" w:rsidRPr="003351A3">
          <w:rPr>
            <w:rFonts w:ascii="Times New Roman" w:hAnsi="Times New Roman"/>
          </w:rPr>
          <w:t>2010</w:t>
        </w:r>
        <w:r w:rsidR="0000734E">
          <w:rPr>
            <w:rFonts w:ascii="Times New Roman" w:hAnsi="Times New Roman"/>
          </w:rPr>
          <w:t>c</w:t>
        </w:r>
      </w:ins>
      <w:r w:rsidRPr="003351A3">
        <w:rPr>
          <w:rFonts w:ascii="Times New Roman" w:hAnsi="Times New Roman"/>
        </w:rPr>
        <w:t>) note</w:t>
      </w:r>
      <w:r w:rsidR="00A46950">
        <w:rPr>
          <w:rFonts w:ascii="Times New Roman" w:hAnsi="Times New Roman"/>
        </w:rPr>
        <w:t>d</w:t>
      </w:r>
      <w:r w:rsidRPr="003351A3">
        <w:rPr>
          <w:rFonts w:ascii="Times New Roman" w:hAnsi="Times New Roman"/>
        </w:rPr>
        <w:t xml:space="preserve"> that unofficial cross</w:t>
      </w:r>
      <w:r w:rsidR="00A46950">
        <w:rPr>
          <w:rFonts w:ascii="Times New Roman" w:hAnsi="Times New Roman"/>
        </w:rPr>
        <w:t>-</w:t>
      </w:r>
      <w:r w:rsidRPr="003351A3">
        <w:rPr>
          <w:rFonts w:ascii="Times New Roman" w:hAnsi="Times New Roman"/>
        </w:rPr>
        <w:t>border exports have been estimated to amount somewhere between US</w:t>
      </w:r>
      <w:del w:id="606" w:author="Author">
        <w:r w:rsidRPr="003351A3" w:rsidDel="00A46950">
          <w:rPr>
            <w:rFonts w:ascii="Times New Roman" w:hAnsi="Times New Roman"/>
          </w:rPr>
          <w:delText xml:space="preserve"> </w:delText>
        </w:r>
      </w:del>
      <w:r w:rsidRPr="003351A3">
        <w:rPr>
          <w:rFonts w:ascii="Times New Roman" w:hAnsi="Times New Roman"/>
        </w:rPr>
        <w:t>$250 million</w:t>
      </w:r>
      <w:ins w:id="607" w:author="Author">
        <w:r w:rsidR="00560D22">
          <w:rPr>
            <w:rStyle w:val="FootnoteReference"/>
            <w:rFonts w:ascii="Times New Roman" w:hAnsi="Times New Roman"/>
          </w:rPr>
          <w:footnoteReference w:id="14"/>
        </w:r>
      </w:ins>
      <w:r w:rsidRPr="003351A3">
        <w:rPr>
          <w:rFonts w:ascii="Times New Roman" w:hAnsi="Times New Roman"/>
        </w:rPr>
        <w:t xml:space="preserve"> and $300 million per year. But while informal trade is regarded as illegal trade by governments, onerous government regulations and insufficient administrative infrastructure are also an important explanation of the persistence of informal trade. Ethiopian traders report that they would be interested in bringing this trade into line with rules, but as reported by Aklilu (200</w:t>
      </w:r>
      <w:r w:rsidR="000C7A45">
        <w:rPr>
          <w:rFonts w:ascii="Times New Roman" w:hAnsi="Times New Roman"/>
        </w:rPr>
        <w:t>8</w:t>
      </w:r>
      <w:r w:rsidRPr="003351A3">
        <w:rPr>
          <w:rFonts w:ascii="Times New Roman" w:hAnsi="Times New Roman"/>
        </w:rPr>
        <w:t>) and Devereux (2006)</w:t>
      </w:r>
      <w:r w:rsidR="00A46950">
        <w:rPr>
          <w:rFonts w:ascii="Times New Roman" w:hAnsi="Times New Roman"/>
        </w:rPr>
        <w:t>,</w:t>
      </w:r>
      <w:r w:rsidRPr="003351A3">
        <w:rPr>
          <w:rFonts w:ascii="Times New Roman" w:hAnsi="Times New Roman"/>
        </w:rPr>
        <w:t xml:space="preserve"> they are required to visit a dozen or so offices to process export documents, which is costly </w:t>
      </w:r>
      <w:ins w:id="609" w:author="Author">
        <w:r w:rsidR="00A46950">
          <w:rPr>
            <w:rFonts w:ascii="Times New Roman" w:hAnsi="Times New Roman"/>
          </w:rPr>
          <w:t xml:space="preserve">in </w:t>
        </w:r>
        <w:r w:rsidR="00A46950" w:rsidRPr="003351A3">
          <w:rPr>
            <w:rFonts w:ascii="Times New Roman" w:hAnsi="Times New Roman"/>
          </w:rPr>
          <w:t xml:space="preserve">terms of </w:t>
        </w:r>
      </w:ins>
      <w:r w:rsidRPr="003351A3">
        <w:rPr>
          <w:rFonts w:ascii="Times New Roman" w:hAnsi="Times New Roman"/>
        </w:rPr>
        <w:t xml:space="preserve">both </w:t>
      </w:r>
      <w:del w:id="610" w:author="Author">
        <w:r w:rsidRPr="003351A3" w:rsidDel="00A46950">
          <w:rPr>
            <w:rFonts w:ascii="Times New Roman" w:hAnsi="Times New Roman"/>
          </w:rPr>
          <w:delText xml:space="preserve">financially </w:delText>
        </w:r>
      </w:del>
      <w:ins w:id="611" w:author="Author">
        <w:r w:rsidR="00A46950" w:rsidRPr="003351A3">
          <w:rPr>
            <w:rFonts w:ascii="Times New Roman" w:hAnsi="Times New Roman"/>
          </w:rPr>
          <w:t>financ</w:t>
        </w:r>
        <w:r w:rsidR="00A46950">
          <w:rPr>
            <w:rFonts w:ascii="Times New Roman" w:hAnsi="Times New Roman"/>
          </w:rPr>
          <w:t>es</w:t>
        </w:r>
        <w:r w:rsidR="00A46950" w:rsidRPr="003351A3">
          <w:rPr>
            <w:rFonts w:ascii="Times New Roman" w:hAnsi="Times New Roman"/>
          </w:rPr>
          <w:t xml:space="preserve"> </w:t>
        </w:r>
      </w:ins>
      <w:r w:rsidRPr="003351A3">
        <w:rPr>
          <w:rFonts w:ascii="Times New Roman" w:hAnsi="Times New Roman"/>
        </w:rPr>
        <w:t xml:space="preserve">and </w:t>
      </w:r>
      <w:del w:id="612" w:author="Author">
        <w:r w:rsidRPr="003351A3" w:rsidDel="00A46950">
          <w:rPr>
            <w:rFonts w:ascii="Times New Roman" w:hAnsi="Times New Roman"/>
          </w:rPr>
          <w:delText xml:space="preserve">in terms of </w:delText>
        </w:r>
      </w:del>
      <w:r w:rsidRPr="003351A3">
        <w:rPr>
          <w:rFonts w:ascii="Times New Roman" w:hAnsi="Times New Roman"/>
        </w:rPr>
        <w:t>time. A</w:t>
      </w:r>
      <w:del w:id="613" w:author="Author">
        <w:r w:rsidRPr="003351A3" w:rsidDel="00A46950">
          <w:rPr>
            <w:rFonts w:ascii="Times New Roman" w:hAnsi="Times New Roman"/>
          </w:rPr>
          <w:delText>n</w:delText>
        </w:r>
      </w:del>
      <w:r w:rsidRPr="003351A3">
        <w:rPr>
          <w:rFonts w:ascii="Times New Roman" w:hAnsi="Times New Roman"/>
        </w:rPr>
        <w:t xml:space="preserve"> </w:t>
      </w:r>
      <w:ins w:id="614" w:author="Author">
        <w:r w:rsidR="00A46950" w:rsidRPr="00A46950">
          <w:rPr>
            <w:rFonts w:ascii="Times New Roman" w:hAnsi="Times New Roman"/>
          </w:rPr>
          <w:t xml:space="preserve">Food and Agriculture Organization of the United Nations </w:t>
        </w:r>
        <w:r w:rsidR="00A46950">
          <w:rPr>
            <w:rFonts w:ascii="Times New Roman" w:hAnsi="Times New Roman"/>
          </w:rPr>
          <w:t>(</w:t>
        </w:r>
      </w:ins>
      <w:r w:rsidRPr="003351A3">
        <w:rPr>
          <w:rFonts w:ascii="Times New Roman" w:hAnsi="Times New Roman"/>
        </w:rPr>
        <w:t>FAO</w:t>
      </w:r>
      <w:ins w:id="615" w:author="Author">
        <w:r w:rsidR="00A46950">
          <w:rPr>
            <w:rFonts w:ascii="Times New Roman" w:hAnsi="Times New Roman"/>
          </w:rPr>
          <w:t>)</w:t>
        </w:r>
      </w:ins>
      <w:r w:rsidRPr="003351A3">
        <w:rPr>
          <w:rFonts w:ascii="Times New Roman" w:hAnsi="Times New Roman"/>
        </w:rPr>
        <w:t xml:space="preserve"> project aimed at improving capacity in Ethiopian and Somali trade linkages negotiated the legal export of cattle from the Somali region of Ethiopia to the </w:t>
      </w:r>
      <w:proofErr w:type="spellStart"/>
      <w:r w:rsidRPr="003351A3">
        <w:rPr>
          <w:rFonts w:ascii="Times New Roman" w:hAnsi="Times New Roman"/>
        </w:rPr>
        <w:t>Somalian</w:t>
      </w:r>
      <w:proofErr w:type="spellEnd"/>
      <w:r w:rsidRPr="003351A3">
        <w:rPr>
          <w:rFonts w:ascii="Times New Roman" w:hAnsi="Times New Roman"/>
        </w:rPr>
        <w:t xml:space="preserve"> port of </w:t>
      </w:r>
      <w:proofErr w:type="spellStart"/>
      <w:r w:rsidRPr="003351A3">
        <w:rPr>
          <w:rFonts w:ascii="Times New Roman" w:hAnsi="Times New Roman"/>
        </w:rPr>
        <w:t>Berbera</w:t>
      </w:r>
      <w:proofErr w:type="spellEnd"/>
      <w:r w:rsidRPr="003351A3">
        <w:rPr>
          <w:rFonts w:ascii="Times New Roman" w:hAnsi="Times New Roman"/>
        </w:rPr>
        <w:t xml:space="preserve">, resulting in </w:t>
      </w:r>
      <w:ins w:id="616" w:author="Author">
        <w:r w:rsidR="00A46950">
          <w:rPr>
            <w:rFonts w:ascii="Times New Roman" w:hAnsi="Times New Roman"/>
          </w:rPr>
          <w:t xml:space="preserve">a rise in </w:t>
        </w:r>
      </w:ins>
      <w:r w:rsidRPr="003351A3">
        <w:rPr>
          <w:rFonts w:ascii="Times New Roman" w:hAnsi="Times New Roman"/>
        </w:rPr>
        <w:t xml:space="preserve">foreign exchange earnings at the </w:t>
      </w:r>
      <w:proofErr w:type="spellStart"/>
      <w:r w:rsidRPr="003351A3">
        <w:rPr>
          <w:rFonts w:ascii="Times New Roman" w:hAnsi="Times New Roman"/>
        </w:rPr>
        <w:t>Jijiga</w:t>
      </w:r>
      <w:proofErr w:type="spellEnd"/>
      <w:r w:rsidRPr="003351A3">
        <w:rPr>
          <w:rFonts w:ascii="Times New Roman" w:hAnsi="Times New Roman"/>
        </w:rPr>
        <w:t xml:space="preserve"> </w:t>
      </w:r>
      <w:ins w:id="617" w:author="Author">
        <w:r w:rsidR="00A46950">
          <w:rPr>
            <w:rFonts w:ascii="Times New Roman" w:hAnsi="Times New Roman"/>
          </w:rPr>
          <w:t>c</w:t>
        </w:r>
      </w:ins>
      <w:del w:id="618" w:author="Author">
        <w:r w:rsidRPr="003351A3" w:rsidDel="00A46950">
          <w:rPr>
            <w:rFonts w:ascii="Times New Roman" w:hAnsi="Times New Roman"/>
          </w:rPr>
          <w:delText>C</w:delText>
        </w:r>
      </w:del>
      <w:r w:rsidRPr="003351A3">
        <w:rPr>
          <w:rFonts w:ascii="Times New Roman" w:hAnsi="Times New Roman"/>
        </w:rPr>
        <w:t xml:space="preserve">ustoms office </w:t>
      </w:r>
      <w:del w:id="619" w:author="Author">
        <w:r w:rsidRPr="003351A3" w:rsidDel="00A46950">
          <w:rPr>
            <w:rFonts w:ascii="Times New Roman" w:hAnsi="Times New Roman"/>
          </w:rPr>
          <w:delText xml:space="preserve">rising </w:delText>
        </w:r>
      </w:del>
      <w:r w:rsidRPr="003351A3">
        <w:rPr>
          <w:rFonts w:ascii="Times New Roman" w:hAnsi="Times New Roman"/>
        </w:rPr>
        <w:t xml:space="preserve">from zero in 2003 to </w:t>
      </w:r>
      <w:del w:id="620" w:author="Author">
        <w:r w:rsidRPr="003351A3" w:rsidDel="00A46950">
          <w:rPr>
            <w:rFonts w:ascii="Times New Roman" w:hAnsi="Times New Roman"/>
          </w:rPr>
          <w:delText>US</w:delText>
        </w:r>
      </w:del>
      <w:r w:rsidRPr="003351A3">
        <w:rPr>
          <w:rFonts w:ascii="Times New Roman" w:hAnsi="Times New Roman"/>
        </w:rPr>
        <w:t>$</w:t>
      </w:r>
      <w:del w:id="621" w:author="Author">
        <w:r w:rsidRPr="003351A3" w:rsidDel="00A46950">
          <w:rPr>
            <w:rFonts w:ascii="Times New Roman" w:hAnsi="Times New Roman"/>
          </w:rPr>
          <w:delText xml:space="preserve"> </w:delText>
        </w:r>
      </w:del>
      <w:r w:rsidRPr="003351A3">
        <w:rPr>
          <w:rFonts w:ascii="Times New Roman" w:hAnsi="Times New Roman"/>
        </w:rPr>
        <w:t xml:space="preserve">4.27 million </w:t>
      </w:r>
      <w:r w:rsidR="00A46950">
        <w:rPr>
          <w:rFonts w:ascii="Times New Roman" w:hAnsi="Times New Roman"/>
        </w:rPr>
        <w:t>from</w:t>
      </w:r>
      <w:r w:rsidR="00A46950" w:rsidRPr="003351A3">
        <w:rPr>
          <w:rFonts w:ascii="Times New Roman" w:hAnsi="Times New Roman"/>
        </w:rPr>
        <w:t xml:space="preserve"> </w:t>
      </w:r>
      <w:r w:rsidRPr="003351A3">
        <w:rPr>
          <w:rFonts w:ascii="Times New Roman" w:hAnsi="Times New Roman"/>
        </w:rPr>
        <w:t>2004 to mid-2005. However, the project was not scaled up. Somali region traders interviewed by Little et al. (</w:t>
      </w:r>
      <w:del w:id="622" w:author="Author">
        <w:r w:rsidRPr="003351A3" w:rsidDel="0000734E">
          <w:rPr>
            <w:rFonts w:ascii="Times New Roman" w:hAnsi="Times New Roman"/>
          </w:rPr>
          <w:delText>2010c</w:delText>
        </w:r>
      </w:del>
      <w:ins w:id="623" w:author="Author">
        <w:r w:rsidR="0000734E" w:rsidRPr="003351A3">
          <w:rPr>
            <w:rFonts w:ascii="Times New Roman" w:hAnsi="Times New Roman"/>
          </w:rPr>
          <w:t>2010</w:t>
        </w:r>
        <w:r w:rsidR="0000734E">
          <w:rPr>
            <w:rFonts w:ascii="Times New Roman" w:hAnsi="Times New Roman"/>
          </w:rPr>
          <w:t>b</w:t>
        </w:r>
      </w:ins>
      <w:r w:rsidRPr="003351A3">
        <w:rPr>
          <w:rFonts w:ascii="Times New Roman" w:hAnsi="Times New Roman"/>
        </w:rPr>
        <w:t xml:space="preserve">) also cited ongoing problems with formalizing trade, particularly that obtaining an export license required travel all the way to Dire </w:t>
      </w:r>
      <w:proofErr w:type="spellStart"/>
      <w:r w:rsidRPr="003351A3">
        <w:rPr>
          <w:rFonts w:ascii="Times New Roman" w:hAnsi="Times New Roman"/>
        </w:rPr>
        <w:t>Dawa</w:t>
      </w:r>
      <w:proofErr w:type="spellEnd"/>
      <w:r w:rsidRPr="003351A3">
        <w:rPr>
          <w:rFonts w:ascii="Times New Roman" w:hAnsi="Times New Roman"/>
        </w:rPr>
        <w:t xml:space="preserve">, rather than </w:t>
      </w:r>
      <w:proofErr w:type="spellStart"/>
      <w:r w:rsidRPr="003351A3">
        <w:rPr>
          <w:rFonts w:ascii="Times New Roman" w:hAnsi="Times New Roman"/>
        </w:rPr>
        <w:t>Jijiga</w:t>
      </w:r>
      <w:proofErr w:type="spellEnd"/>
      <w:r w:rsidRPr="003351A3">
        <w:rPr>
          <w:rFonts w:ascii="Times New Roman" w:hAnsi="Times New Roman"/>
        </w:rPr>
        <w:t xml:space="preserve"> or smaller towns, and all said that government customs and revenue stations on border towns had nowhere near the capacity to process </w:t>
      </w:r>
      <w:r w:rsidR="00A46950" w:rsidRPr="003351A3">
        <w:rPr>
          <w:rFonts w:ascii="Times New Roman" w:hAnsi="Times New Roman"/>
        </w:rPr>
        <w:t xml:space="preserve">even </w:t>
      </w:r>
      <w:r w:rsidRPr="003351A3">
        <w:rPr>
          <w:rFonts w:ascii="Times New Roman" w:hAnsi="Times New Roman"/>
        </w:rPr>
        <w:t>informal exports. And as new areas open up for cross</w:t>
      </w:r>
      <w:r w:rsidR="00A46950">
        <w:rPr>
          <w:rFonts w:ascii="Times New Roman" w:hAnsi="Times New Roman"/>
        </w:rPr>
        <w:t>-</w:t>
      </w:r>
      <w:r w:rsidRPr="003351A3">
        <w:rPr>
          <w:rFonts w:ascii="Times New Roman" w:hAnsi="Times New Roman"/>
        </w:rPr>
        <w:t>border trade (for example, the Sudan), the government is not seen as responsive in shifting investment and personnel to meet the changing demands of the export markets. Anecdotal and indirect statistical evidence suggests that in Ethiopia things have improved on this front, though there is still a long way to go.</w:t>
      </w:r>
    </w:p>
    <w:p w:rsidR="00487F99" w:rsidRPr="003351A3" w:rsidRDefault="00487F99" w:rsidP="00452F26">
      <w:pPr>
        <w:keepNext/>
        <w:spacing w:after="120" w:line="240" w:lineRule="auto"/>
        <w:jc w:val="both"/>
        <w:rPr>
          <w:rFonts w:ascii="Times New Roman" w:hAnsi="Times New Roman"/>
          <w:i/>
        </w:rPr>
      </w:pPr>
      <w:proofErr w:type="gramStart"/>
      <w:r w:rsidRPr="003351A3">
        <w:rPr>
          <w:rFonts w:ascii="Times New Roman" w:hAnsi="Times New Roman"/>
          <w:i/>
        </w:rPr>
        <w:t>Pillar 4.</w:t>
      </w:r>
      <w:proofErr w:type="gramEnd"/>
      <w:r w:rsidRPr="003351A3">
        <w:rPr>
          <w:rFonts w:ascii="Times New Roman" w:hAnsi="Times New Roman"/>
          <w:i/>
        </w:rPr>
        <w:t xml:space="preserve"> Diversification </w:t>
      </w:r>
    </w:p>
    <w:p w:rsidR="00487F99" w:rsidRPr="003351A3" w:rsidRDefault="00487F99">
      <w:pPr>
        <w:spacing w:after="0" w:line="240" w:lineRule="auto"/>
        <w:rPr>
          <w:rFonts w:ascii="Times New Roman" w:hAnsi="Times New Roman"/>
        </w:rPr>
      </w:pPr>
      <w:r w:rsidRPr="003351A3">
        <w:rPr>
          <w:rFonts w:ascii="Times New Roman" w:hAnsi="Times New Roman"/>
        </w:rPr>
        <w:t>As we noted above, modern and profitable pastoral systems</w:t>
      </w:r>
      <w:r w:rsidR="00520EFF">
        <w:rPr>
          <w:rFonts w:ascii="Times New Roman" w:hAnsi="Times New Roman"/>
        </w:rPr>
        <w:t>—</w:t>
      </w:r>
      <w:r w:rsidRPr="003351A3">
        <w:rPr>
          <w:rFonts w:ascii="Times New Roman" w:hAnsi="Times New Roman"/>
        </w:rPr>
        <w:t>such as ranching</w:t>
      </w:r>
      <w:r w:rsidR="00520EFF">
        <w:rPr>
          <w:rFonts w:ascii="Times New Roman" w:hAnsi="Times New Roman"/>
        </w:rPr>
        <w:t>—</w:t>
      </w:r>
      <w:r w:rsidRPr="003351A3">
        <w:rPr>
          <w:rFonts w:ascii="Times New Roman" w:hAnsi="Times New Roman"/>
        </w:rPr>
        <w:t xml:space="preserve">are characterized by relative land abundance. In the Horn of Africa, however, pastoralist populations have grown at unprecedented rates. With respect to the </w:t>
      </w:r>
      <w:proofErr w:type="spellStart"/>
      <w:r w:rsidRPr="003351A3">
        <w:rPr>
          <w:rFonts w:ascii="Times New Roman" w:hAnsi="Times New Roman"/>
        </w:rPr>
        <w:t>Borena</w:t>
      </w:r>
      <w:proofErr w:type="spellEnd"/>
      <w:r w:rsidRPr="003351A3">
        <w:rPr>
          <w:rFonts w:ascii="Times New Roman" w:hAnsi="Times New Roman"/>
        </w:rPr>
        <w:t xml:space="preserve"> region of Ethiopia, </w:t>
      </w:r>
      <w:proofErr w:type="spellStart"/>
      <w:r w:rsidR="000C7A45">
        <w:rPr>
          <w:rFonts w:ascii="Times New Roman" w:hAnsi="Times New Roman"/>
        </w:rPr>
        <w:t>Desta</w:t>
      </w:r>
      <w:proofErr w:type="spellEnd"/>
      <w:r w:rsidR="000C7A45">
        <w:rPr>
          <w:rFonts w:ascii="Times New Roman" w:hAnsi="Times New Roman"/>
        </w:rPr>
        <w:t xml:space="preserve"> and </w:t>
      </w:r>
      <w:r w:rsidRPr="003351A3">
        <w:rPr>
          <w:rFonts w:ascii="Times New Roman" w:hAnsi="Times New Roman"/>
        </w:rPr>
        <w:t>Coppock (200</w:t>
      </w:r>
      <w:r w:rsidR="000C7A45">
        <w:rPr>
          <w:rFonts w:ascii="Times New Roman" w:hAnsi="Times New Roman"/>
        </w:rPr>
        <w:t>4</w:t>
      </w:r>
      <w:r w:rsidRPr="003351A3">
        <w:rPr>
          <w:rFonts w:ascii="Times New Roman" w:hAnsi="Times New Roman"/>
        </w:rPr>
        <w:t xml:space="preserve">) estimated that there may be three times </w:t>
      </w:r>
      <w:del w:id="624" w:author="Author">
        <w:r w:rsidRPr="003351A3" w:rsidDel="00A46950">
          <w:rPr>
            <w:rFonts w:ascii="Times New Roman" w:hAnsi="Times New Roman"/>
          </w:rPr>
          <w:delText xml:space="preserve">more </w:delText>
        </w:r>
      </w:del>
      <w:ins w:id="625" w:author="Author">
        <w:r w:rsidR="00A46950">
          <w:rPr>
            <w:rFonts w:ascii="Times New Roman" w:hAnsi="Times New Roman"/>
          </w:rPr>
          <w:t>as many</w:t>
        </w:r>
        <w:r w:rsidR="00A46950" w:rsidRPr="003351A3">
          <w:rPr>
            <w:rFonts w:ascii="Times New Roman" w:hAnsi="Times New Roman"/>
          </w:rPr>
          <w:t xml:space="preserve"> </w:t>
        </w:r>
      </w:ins>
      <w:r w:rsidRPr="003351A3">
        <w:rPr>
          <w:rFonts w:ascii="Times New Roman" w:hAnsi="Times New Roman"/>
        </w:rPr>
        <w:t xml:space="preserve">people per unit area </w:t>
      </w:r>
      <w:r w:rsidR="00A46950">
        <w:rPr>
          <w:rFonts w:ascii="Times New Roman" w:hAnsi="Times New Roman"/>
        </w:rPr>
        <w:t>as</w:t>
      </w:r>
      <w:r w:rsidR="00A46950" w:rsidRPr="003351A3">
        <w:rPr>
          <w:rFonts w:ascii="Times New Roman" w:hAnsi="Times New Roman"/>
        </w:rPr>
        <w:t xml:space="preserve"> </w:t>
      </w:r>
      <w:r w:rsidRPr="003351A3">
        <w:rPr>
          <w:rFonts w:ascii="Times New Roman" w:hAnsi="Times New Roman"/>
        </w:rPr>
        <w:t xml:space="preserve">can be supported by the traditional pastoral production system. Diversification is therefore a must. If encouraged well, diversification will minimize the risks that pastoralist households face and increase the returns </w:t>
      </w:r>
      <w:r w:rsidR="00A46950">
        <w:rPr>
          <w:rFonts w:ascii="Times New Roman" w:hAnsi="Times New Roman"/>
        </w:rPr>
        <w:t>on</w:t>
      </w:r>
      <w:r w:rsidR="00A46950" w:rsidRPr="003351A3">
        <w:rPr>
          <w:rFonts w:ascii="Times New Roman" w:hAnsi="Times New Roman"/>
        </w:rPr>
        <w:t xml:space="preserve"> </w:t>
      </w:r>
      <w:r w:rsidRPr="003351A3">
        <w:rPr>
          <w:rFonts w:ascii="Times New Roman" w:hAnsi="Times New Roman"/>
        </w:rPr>
        <w:t xml:space="preserve">pastoralism by making more land available. In the past, however, diversification seems to have largely been the result of </w:t>
      </w:r>
      <w:proofErr w:type="gramStart"/>
      <w:r w:rsidRPr="003351A3">
        <w:rPr>
          <w:rFonts w:ascii="Times New Roman" w:hAnsi="Times New Roman"/>
        </w:rPr>
        <w:t>households</w:t>
      </w:r>
      <w:r w:rsidR="00A46950">
        <w:rPr>
          <w:rFonts w:ascii="Times New Roman" w:hAnsi="Times New Roman"/>
        </w:rPr>
        <w:t>’</w:t>
      </w:r>
      <w:r w:rsidRPr="003351A3">
        <w:rPr>
          <w:rFonts w:ascii="Times New Roman" w:hAnsi="Times New Roman"/>
        </w:rPr>
        <w:t xml:space="preserve"> being</w:t>
      </w:r>
      <w:proofErr w:type="gramEnd"/>
      <w:r w:rsidRPr="003351A3">
        <w:rPr>
          <w:rFonts w:ascii="Times New Roman" w:hAnsi="Times New Roman"/>
        </w:rPr>
        <w:t xml:space="preserve"> pushed out of pastoralism through drought-induced livestock mortality and other shocks, or through loss of access to grazing land. This has meant that those who were forced out of pastoralism became poorer than those who were able to stay in pastoralism.</w:t>
      </w:r>
    </w:p>
    <w:p w:rsidR="0073262D" w:rsidRPr="003351A3" w:rsidRDefault="0073262D">
      <w:pPr>
        <w:spacing w:after="0" w:line="240" w:lineRule="auto"/>
        <w:rPr>
          <w:ins w:id="626" w:author="Author"/>
          <w:rFonts w:ascii="Times New Roman" w:hAnsi="Times New Roman"/>
        </w:rPr>
      </w:pPr>
      <w:ins w:id="627" w:author="Author">
        <w:del w:id="628" w:author="Author">
          <w:r w:rsidRPr="003351A3" w:rsidDel="002477E8">
            <w:rPr>
              <w:rFonts w:ascii="Times New Roman" w:hAnsi="Times New Roman"/>
            </w:rPr>
            <w:br w:type="page"/>
          </w:r>
        </w:del>
      </w:ins>
      <w:r w:rsidR="00520EFF">
        <w:rPr>
          <w:rStyle w:val="CommentReference"/>
        </w:rPr>
        <w:commentReference w:id="629"/>
      </w:r>
    </w:p>
    <w:commentRangeStart w:id="629"/>
    <w:p w:rsidR="00487F99" w:rsidRPr="003351A3" w:rsidRDefault="000D1CDC" w:rsidP="00642E0D">
      <w:pPr>
        <w:spacing w:after="120" w:line="240" w:lineRule="auto"/>
        <w:jc w:val="both"/>
        <w:rPr>
          <w:rFonts w:ascii="Times New Roman" w:hAnsi="Times New Roman"/>
        </w:rPr>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-19050</wp:posOffset>
                </wp:positionH>
                <wp:positionV relativeFrom="paragraph">
                  <wp:posOffset>-141605</wp:posOffset>
                </wp:positionV>
                <wp:extent cx="5676900" cy="8283575"/>
                <wp:effectExtent l="0" t="0" r="19050" b="22225"/>
                <wp:wrapNone/>
                <wp:docPr id="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8283575"/>
                        </a:xfrm>
                        <a:prstGeom prst="rect">
                          <a:avLst/>
                        </a:prstGeom>
                        <a:solidFill>
                          <a:srgbClr val="FFFFFF"/>
                        </a:solidFill>
                        <a:ln w="9525">
                          <a:solidFill>
                            <a:srgbClr val="000000"/>
                          </a:solidFill>
                          <a:miter lim="800000"/>
                          <a:headEnd/>
                          <a:tailEnd/>
                        </a:ln>
                      </wps:spPr>
                      <wps:txbx>
                        <w:txbxContent>
                          <w:p w:rsidR="008B33A2" w:rsidRPr="002F0E0E" w:rsidRDefault="008B33A2" w:rsidP="002F0E0E">
                            <w:pPr>
                              <w:pStyle w:val="Caption"/>
                              <w:rPr>
                                <w:rFonts w:ascii="Times New Roman" w:hAnsi="Times New Roman"/>
                                <w:color w:val="auto"/>
                                <w:sz w:val="22"/>
                                <w:szCs w:val="22"/>
                              </w:rPr>
                            </w:pPr>
                            <w:bookmarkStart w:id="630" w:name="_Toc308443611"/>
                            <w:r w:rsidRPr="002F0E0E">
                              <w:rPr>
                                <w:rFonts w:ascii="Times New Roman" w:hAnsi="Times New Roman"/>
                                <w:color w:val="auto"/>
                                <w:sz w:val="22"/>
                                <w:szCs w:val="22"/>
                              </w:rPr>
                              <w:t xml:space="preserve">Box </w:t>
                            </w:r>
                            <w:del w:id="631" w:author="Author">
                              <w:r w:rsidRPr="002F0E0E" w:rsidDel="00520EFF">
                                <w:rPr>
                                  <w:rFonts w:ascii="Times New Roman" w:hAnsi="Times New Roman"/>
                                  <w:color w:val="auto"/>
                                  <w:sz w:val="22"/>
                                  <w:szCs w:val="22"/>
                                </w:rPr>
                                <w:fldChar w:fldCharType="begin"/>
                              </w:r>
                              <w:r w:rsidRPr="002F0E0E" w:rsidDel="00520EFF">
                                <w:rPr>
                                  <w:rFonts w:ascii="Times New Roman" w:hAnsi="Times New Roman"/>
                                  <w:color w:val="auto"/>
                                  <w:sz w:val="22"/>
                                  <w:szCs w:val="22"/>
                                </w:rPr>
                                <w:delInstrText xml:space="preserve"> SEQ Box \* ARABIC </w:delInstrText>
                              </w:r>
                              <w:r w:rsidRPr="002F0E0E" w:rsidDel="00520EFF">
                                <w:rPr>
                                  <w:rFonts w:ascii="Times New Roman" w:hAnsi="Times New Roman"/>
                                  <w:color w:val="auto"/>
                                  <w:sz w:val="22"/>
                                  <w:szCs w:val="22"/>
                                </w:rPr>
                                <w:fldChar w:fldCharType="separate"/>
                              </w:r>
                              <w:r w:rsidDel="00520EFF">
                                <w:rPr>
                                  <w:rFonts w:ascii="Times New Roman" w:hAnsi="Times New Roman"/>
                                  <w:noProof/>
                                  <w:color w:val="auto"/>
                                  <w:sz w:val="22"/>
                                  <w:szCs w:val="22"/>
                                </w:rPr>
                                <w:delText>4</w:delText>
                              </w:r>
                              <w:r w:rsidRPr="002F0E0E" w:rsidDel="00520EFF">
                                <w:rPr>
                                  <w:rFonts w:ascii="Times New Roman" w:hAnsi="Times New Roman"/>
                                  <w:color w:val="auto"/>
                                  <w:sz w:val="22"/>
                                  <w:szCs w:val="22"/>
                                </w:rPr>
                                <w:fldChar w:fldCharType="end"/>
                              </w:r>
                              <w:r w:rsidRPr="002F0E0E" w:rsidDel="00520EFF">
                                <w:rPr>
                                  <w:rFonts w:ascii="Times New Roman" w:hAnsi="Times New Roman"/>
                                  <w:color w:val="auto"/>
                                  <w:sz w:val="22"/>
                                  <w:szCs w:val="22"/>
                                </w:rPr>
                                <w:delText xml:space="preserve">. </w:delText>
                              </w:r>
                            </w:del>
                            <w:ins w:id="632" w:author="Author">
                              <w:r>
                                <w:rPr>
                                  <w:rFonts w:ascii="Times New Roman" w:hAnsi="Times New Roman"/>
                                  <w:color w:val="auto"/>
                                  <w:sz w:val="22"/>
                                  <w:szCs w:val="22"/>
                                </w:rPr>
                                <w:t>5.1—</w:t>
                              </w:r>
                            </w:ins>
                            <w:r w:rsidRPr="002F0E0E">
                              <w:rPr>
                                <w:rFonts w:ascii="Times New Roman" w:hAnsi="Times New Roman"/>
                                <w:color w:val="auto"/>
                                <w:sz w:val="22"/>
                                <w:szCs w:val="22"/>
                              </w:rPr>
                              <w:t xml:space="preserve">Safety nets and emergency interventions: </w:t>
                            </w:r>
                            <w:r>
                              <w:rPr>
                                <w:rFonts w:ascii="Times New Roman" w:hAnsi="Times New Roman"/>
                                <w:color w:val="auto"/>
                                <w:sz w:val="22"/>
                                <w:szCs w:val="22"/>
                              </w:rPr>
                              <w:t>P</w:t>
                            </w:r>
                            <w:r w:rsidRPr="002F0E0E">
                              <w:rPr>
                                <w:rFonts w:ascii="Times New Roman" w:hAnsi="Times New Roman"/>
                                <w:color w:val="auto"/>
                                <w:sz w:val="22"/>
                                <w:szCs w:val="22"/>
                              </w:rPr>
                              <w:t>roblems and potential</w:t>
                            </w:r>
                            <w:bookmarkEnd w:id="630"/>
                          </w:p>
                          <w:p w:rsidR="008B33A2" w:rsidRDefault="008B33A2" w:rsidP="0050701B">
                            <w:pPr>
                              <w:spacing w:after="120" w:line="240" w:lineRule="auto"/>
                              <w:jc w:val="both"/>
                              <w:rPr>
                                <w:ins w:id="633" w:author="Author"/>
                                <w:rFonts w:ascii="Times New Roman" w:hAnsi="Times New Roman"/>
                                <w:sz w:val="20"/>
                                <w:szCs w:val="20"/>
                              </w:rPr>
                            </w:pPr>
                            <w:r w:rsidRPr="0050701B">
                              <w:rPr>
                                <w:rFonts w:ascii="Times New Roman" w:hAnsi="Times New Roman"/>
                                <w:sz w:val="20"/>
                                <w:szCs w:val="20"/>
                              </w:rPr>
                              <w:t>Much of the existing</w:t>
                            </w:r>
                            <w:r>
                              <w:rPr>
                                <w:rFonts w:ascii="Times New Roman" w:hAnsi="Times New Roman"/>
                                <w:sz w:val="20"/>
                                <w:szCs w:val="20"/>
                              </w:rPr>
                              <w:t xml:space="preserve"> development activity in pastoralist areas has </w:t>
                            </w:r>
                            <w:r w:rsidRPr="0050701B">
                              <w:rPr>
                                <w:rFonts w:ascii="Times New Roman" w:hAnsi="Times New Roman"/>
                                <w:sz w:val="20"/>
                                <w:szCs w:val="20"/>
                              </w:rPr>
                              <w:t xml:space="preserve">focused </w:t>
                            </w:r>
                            <w:del w:id="634" w:author="Author">
                              <w:r w:rsidRPr="0050701B" w:rsidDel="00A46950">
                                <w:rPr>
                                  <w:rFonts w:ascii="Times New Roman" w:hAnsi="Times New Roman"/>
                                  <w:sz w:val="20"/>
                                  <w:szCs w:val="20"/>
                                </w:rPr>
                                <w:delText xml:space="preserve">almost </w:delText>
                              </w:r>
                            </w:del>
                            <w:r w:rsidRPr="0050701B">
                              <w:rPr>
                                <w:rFonts w:ascii="Times New Roman" w:hAnsi="Times New Roman"/>
                                <w:sz w:val="20"/>
                                <w:szCs w:val="20"/>
                              </w:rPr>
                              <w:t>on drought management</w:t>
                            </w:r>
                            <w:r>
                              <w:rPr>
                                <w:rFonts w:ascii="Times New Roman" w:hAnsi="Times New Roman"/>
                                <w:sz w:val="20"/>
                                <w:szCs w:val="20"/>
                              </w:rPr>
                              <w:t>, along with a more recent push to provide productive safety nets</w:t>
                            </w:r>
                            <w:r w:rsidRPr="0050701B">
                              <w:rPr>
                                <w:rFonts w:ascii="Times New Roman" w:hAnsi="Times New Roman"/>
                                <w:sz w:val="20"/>
                                <w:szCs w:val="20"/>
                              </w:rPr>
                              <w:t xml:space="preserve">. </w:t>
                            </w:r>
                            <w:r>
                              <w:rPr>
                                <w:rFonts w:ascii="Times New Roman" w:hAnsi="Times New Roman"/>
                                <w:sz w:val="20"/>
                                <w:szCs w:val="20"/>
                              </w:rPr>
                              <w:t>While these instruments should play on a role in promoting longer run development, by themselves they will not be sufficient. Moreover, there are many implementation bottlenecks not always fully appreciated.</w:t>
                            </w:r>
                            <w:r w:rsidRPr="0050701B">
                              <w:rPr>
                                <w:rFonts w:ascii="Times New Roman" w:hAnsi="Times New Roman"/>
                                <w:sz w:val="20"/>
                                <w:szCs w:val="20"/>
                              </w:rPr>
                              <w:t xml:space="preserve"> On drought management, </w:t>
                            </w:r>
                            <w:r>
                              <w:rPr>
                                <w:rFonts w:ascii="Times New Roman" w:hAnsi="Times New Roman"/>
                                <w:sz w:val="20"/>
                                <w:szCs w:val="20"/>
                              </w:rPr>
                              <w:t xml:space="preserve">for example, the evidence suggests that coordination failures, late and incomplete interventions, and the absence of basic infrastructure and threshold levels of commercialization all make emergency livestock interventions fairly ineffective </w:t>
                            </w:r>
                            <w:r w:rsidRPr="0050701B">
                              <w:rPr>
                                <w:rFonts w:ascii="Times New Roman" w:hAnsi="Times New Roman"/>
                                <w:sz w:val="20"/>
                                <w:szCs w:val="20"/>
                              </w:rPr>
                              <w:t>(</w:t>
                            </w:r>
                            <w:proofErr w:type="spellStart"/>
                            <w:r w:rsidRPr="0050701B">
                              <w:rPr>
                                <w:rFonts w:ascii="Times New Roman" w:hAnsi="Times New Roman"/>
                                <w:sz w:val="20"/>
                                <w:szCs w:val="20"/>
                              </w:rPr>
                              <w:t>Pantuliano</w:t>
                            </w:r>
                            <w:proofErr w:type="spellEnd"/>
                            <w:r w:rsidRPr="0050701B">
                              <w:rPr>
                                <w:rFonts w:ascii="Times New Roman" w:hAnsi="Times New Roman"/>
                                <w:sz w:val="20"/>
                                <w:szCs w:val="20"/>
                              </w:rPr>
                              <w:t xml:space="preserve"> and </w:t>
                            </w:r>
                            <w:proofErr w:type="spellStart"/>
                            <w:r w:rsidRPr="0050701B">
                              <w:rPr>
                                <w:rFonts w:ascii="Times New Roman" w:hAnsi="Times New Roman"/>
                                <w:sz w:val="20"/>
                                <w:szCs w:val="20"/>
                              </w:rPr>
                              <w:t>Wekesa</w:t>
                            </w:r>
                            <w:proofErr w:type="spellEnd"/>
                            <w:r w:rsidRPr="0050701B">
                              <w:rPr>
                                <w:rFonts w:ascii="Times New Roman" w:hAnsi="Times New Roman"/>
                                <w:sz w:val="20"/>
                                <w:szCs w:val="20"/>
                              </w:rPr>
                              <w:t xml:space="preserve"> 2008</w:t>
                            </w:r>
                            <w:r>
                              <w:rPr>
                                <w:rFonts w:ascii="Times New Roman" w:hAnsi="Times New Roman"/>
                                <w:sz w:val="20"/>
                                <w:szCs w:val="20"/>
                              </w:rPr>
                              <w:t>; ILRI 2010</w:t>
                            </w:r>
                            <w:r w:rsidRPr="0050701B">
                              <w:rPr>
                                <w:rFonts w:ascii="Times New Roman" w:hAnsi="Times New Roman"/>
                                <w:sz w:val="20"/>
                                <w:szCs w:val="20"/>
                              </w:rPr>
                              <w:t xml:space="preserve">). </w:t>
                            </w:r>
                            <w:r>
                              <w:rPr>
                                <w:rFonts w:ascii="Times New Roman" w:hAnsi="Times New Roman"/>
                                <w:sz w:val="20"/>
                                <w:szCs w:val="20"/>
                              </w:rPr>
                              <w:t>In terms of productive safety nets, t</w:t>
                            </w:r>
                            <w:r w:rsidRPr="0050701B">
                              <w:rPr>
                                <w:rFonts w:ascii="Times New Roman" w:hAnsi="Times New Roman"/>
                                <w:sz w:val="20"/>
                                <w:szCs w:val="20"/>
                              </w:rPr>
                              <w:t>here has also been significant media cov</w:t>
                            </w:r>
                            <w:r>
                              <w:rPr>
                                <w:rFonts w:ascii="Times New Roman" w:hAnsi="Times New Roman"/>
                                <w:sz w:val="20"/>
                                <w:szCs w:val="20"/>
                              </w:rPr>
                              <w:t xml:space="preserve">erage of the fact that Ethiopia, in particular, has a large </w:t>
                            </w:r>
                            <w:r w:rsidRPr="0050701B">
                              <w:rPr>
                                <w:rFonts w:ascii="Times New Roman" w:hAnsi="Times New Roman"/>
                                <w:sz w:val="20"/>
                                <w:szCs w:val="20"/>
                              </w:rPr>
                              <w:t>social safety n</w:t>
                            </w:r>
                            <w:r>
                              <w:rPr>
                                <w:rFonts w:ascii="Times New Roman" w:hAnsi="Times New Roman"/>
                                <w:sz w:val="20"/>
                                <w:szCs w:val="20"/>
                              </w:rPr>
                              <w:t>et program already</w:t>
                            </w:r>
                            <w:r w:rsidRPr="0050701B">
                              <w:rPr>
                                <w:rFonts w:ascii="Times New Roman" w:hAnsi="Times New Roman"/>
                                <w:sz w:val="20"/>
                                <w:szCs w:val="20"/>
                              </w:rPr>
                              <w:t xml:space="preserve"> in place in </w:t>
                            </w:r>
                            <w:r>
                              <w:rPr>
                                <w:rFonts w:ascii="Times New Roman" w:hAnsi="Times New Roman"/>
                                <w:i/>
                                <w:sz w:val="20"/>
                                <w:szCs w:val="20"/>
                              </w:rPr>
                              <w:t xml:space="preserve">some </w:t>
                            </w:r>
                            <w:r w:rsidRPr="0050701B">
                              <w:rPr>
                                <w:rFonts w:ascii="Times New Roman" w:hAnsi="Times New Roman"/>
                                <w:sz w:val="20"/>
                                <w:szCs w:val="20"/>
                              </w:rPr>
                              <w:t>pastoralist areas</w:t>
                            </w:r>
                            <w:r>
                              <w:rPr>
                                <w:rFonts w:ascii="Times New Roman" w:hAnsi="Times New Roman"/>
                                <w:sz w:val="20"/>
                                <w:szCs w:val="20"/>
                              </w:rPr>
                              <w:t xml:space="preserve"> (see </w:t>
                            </w:r>
                            <w:del w:id="635" w:author="Author">
                              <w:r w:rsidDel="00F215B3">
                                <w:rPr>
                                  <w:rFonts w:ascii="Times New Roman" w:hAnsi="Times New Roman"/>
                                  <w:sz w:val="20"/>
                                  <w:szCs w:val="20"/>
                                </w:rPr>
                                <w:delText>the map below</w:delText>
                              </w:r>
                            </w:del>
                            <w:ins w:id="636" w:author="Author">
                              <w:r>
                                <w:rPr>
                                  <w:rFonts w:ascii="Times New Roman" w:hAnsi="Times New Roman"/>
                                  <w:sz w:val="20"/>
                                  <w:szCs w:val="20"/>
                                </w:rPr>
                                <w:t>Figure 5.2</w:t>
                              </w:r>
                            </w:ins>
                            <w:r>
                              <w:rPr>
                                <w:rFonts w:ascii="Times New Roman" w:hAnsi="Times New Roman"/>
                                <w:sz w:val="20"/>
                                <w:szCs w:val="20"/>
                              </w:rPr>
                              <w:t>)</w:t>
                            </w:r>
                            <w:r w:rsidRPr="0050701B">
                              <w:rPr>
                                <w:rFonts w:ascii="Times New Roman" w:hAnsi="Times New Roman"/>
                                <w:sz w:val="20"/>
                                <w:szCs w:val="20"/>
                              </w:rPr>
                              <w:t xml:space="preserve">. The </w:t>
                            </w:r>
                            <w:ins w:id="637" w:author="Author">
                              <w:r>
                                <w:rPr>
                                  <w:rFonts w:ascii="Times New Roman" w:hAnsi="Times New Roman"/>
                                  <w:sz w:val="20"/>
                                  <w:szCs w:val="20"/>
                                </w:rPr>
                                <w:t>Productive Safety Net Program (</w:t>
                              </w:r>
                            </w:ins>
                            <w:r w:rsidRPr="0050701B">
                              <w:rPr>
                                <w:rFonts w:ascii="Times New Roman" w:hAnsi="Times New Roman"/>
                                <w:sz w:val="20"/>
                                <w:szCs w:val="20"/>
                              </w:rPr>
                              <w:t>PSNP</w:t>
                            </w:r>
                            <w:ins w:id="638" w:author="Author">
                              <w:r>
                                <w:rPr>
                                  <w:rFonts w:ascii="Times New Roman" w:hAnsi="Times New Roman"/>
                                  <w:sz w:val="20"/>
                                  <w:szCs w:val="20"/>
                                </w:rPr>
                                <w:t>)</w:t>
                              </w:r>
                            </w:ins>
                            <w:r w:rsidRPr="0050701B">
                              <w:rPr>
                                <w:rFonts w:ascii="Times New Roman" w:hAnsi="Times New Roman"/>
                                <w:sz w:val="20"/>
                                <w:szCs w:val="20"/>
                              </w:rPr>
                              <w:t xml:space="preserve"> offers food or cash in exchange for labor</w:t>
                            </w:r>
                            <w:r>
                              <w:rPr>
                                <w:rFonts w:ascii="Times New Roman" w:hAnsi="Times New Roman"/>
                                <w:sz w:val="20"/>
                                <w:szCs w:val="20"/>
                              </w:rPr>
                              <w:t xml:space="preserve"> aimed at building community assets</w:t>
                            </w:r>
                            <w:r w:rsidRPr="0050701B">
                              <w:rPr>
                                <w:rFonts w:ascii="Times New Roman" w:hAnsi="Times New Roman"/>
                                <w:sz w:val="20"/>
                                <w:szCs w:val="20"/>
                              </w:rPr>
                              <w:t xml:space="preserve"> (or without exchange in the case of the most vulnerable labor-constrained households), and is targeted at the poorest districts in the country. Recent evaluations of </w:t>
                            </w:r>
                            <w:r>
                              <w:rPr>
                                <w:rFonts w:ascii="Times New Roman" w:hAnsi="Times New Roman"/>
                                <w:sz w:val="20"/>
                                <w:szCs w:val="20"/>
                              </w:rPr>
                              <w:t>PSNP by IFPRI have found that PSNP performs quite well in terms of targeting the poor but at best has a marginal impact on food insecurity or asset accumulation. Graduation rates out of PSNP are also very low. Moreover, in pastoralist regions the program has actually performed quite poorly so far. Specifically, while the safety net component is indeed providing some social protection, the productive component has worked much less effectively in the pastoralist lowlands than in the highlands because of the very different farming systems. Of course,</w:t>
                            </w:r>
                            <w:r w:rsidRPr="0050701B">
                              <w:rPr>
                                <w:rFonts w:ascii="Times New Roman" w:hAnsi="Times New Roman"/>
                                <w:sz w:val="20"/>
                                <w:szCs w:val="20"/>
                              </w:rPr>
                              <w:t xml:space="preserve"> the extension of PSNP to pastoralist areas is still quite new and could be regarded as being in a trial phase, </w:t>
                            </w:r>
                            <w:r>
                              <w:rPr>
                                <w:rFonts w:ascii="Times New Roman" w:hAnsi="Times New Roman"/>
                                <w:sz w:val="20"/>
                                <w:szCs w:val="20"/>
                              </w:rPr>
                              <w:t xml:space="preserve">but there are clearly </w:t>
                            </w:r>
                            <w:r w:rsidRPr="0050701B">
                              <w:rPr>
                                <w:rFonts w:ascii="Times New Roman" w:hAnsi="Times New Roman"/>
                                <w:sz w:val="20"/>
                                <w:szCs w:val="20"/>
                              </w:rPr>
                              <w:t xml:space="preserve">a number of challenges to tailoring the program to pastoralist livelihoods. </w:t>
                            </w:r>
                            <w:r>
                              <w:rPr>
                                <w:rFonts w:ascii="Times New Roman" w:hAnsi="Times New Roman"/>
                                <w:sz w:val="20"/>
                                <w:szCs w:val="20"/>
                              </w:rPr>
                              <w:t>First, t</w:t>
                            </w:r>
                            <w:r w:rsidRPr="0050701B">
                              <w:rPr>
                                <w:rFonts w:ascii="Times New Roman" w:hAnsi="Times New Roman"/>
                                <w:sz w:val="20"/>
                                <w:szCs w:val="20"/>
                              </w:rPr>
                              <w:t>arg</w:t>
                            </w:r>
                            <w:r>
                              <w:rPr>
                                <w:rFonts w:ascii="Times New Roman" w:hAnsi="Times New Roman"/>
                                <w:sz w:val="20"/>
                                <w:szCs w:val="20"/>
                              </w:rPr>
                              <w:t xml:space="preserve">eting </w:t>
                            </w:r>
                            <w:r w:rsidRPr="0050701B">
                              <w:rPr>
                                <w:rFonts w:ascii="Times New Roman" w:hAnsi="Times New Roman"/>
                                <w:sz w:val="20"/>
                                <w:szCs w:val="20"/>
                              </w:rPr>
                              <w:t>is particularly difficult in a pastoralist setting</w:t>
                            </w:r>
                            <w:r>
                              <w:rPr>
                                <w:rFonts w:ascii="Times New Roman" w:hAnsi="Times New Roman"/>
                                <w:sz w:val="20"/>
                                <w:szCs w:val="20"/>
                              </w:rPr>
                              <w:t>,</w:t>
                            </w:r>
                            <w:r w:rsidRPr="0050701B">
                              <w:rPr>
                                <w:rFonts w:ascii="Times New Roman" w:hAnsi="Times New Roman"/>
                                <w:sz w:val="20"/>
                                <w:szCs w:val="20"/>
                              </w:rPr>
                              <w:t xml:space="preserve"> where chronic poverty may be less of a problem than acute drought-induced poverty. Because PSNP do</w:t>
                            </w:r>
                            <w:r w:rsidRPr="000C7A45">
                              <w:rPr>
                                <w:rFonts w:ascii="Times New Roman" w:hAnsi="Times New Roman"/>
                                <w:sz w:val="20"/>
                                <w:szCs w:val="20"/>
                              </w:rPr>
                              <w:t>es not give</w:t>
                            </w:r>
                            <w:r w:rsidRPr="0050701B">
                              <w:rPr>
                                <w:rFonts w:ascii="Times New Roman" w:hAnsi="Times New Roman"/>
                                <w:sz w:val="20"/>
                                <w:szCs w:val="20"/>
                              </w:rPr>
                              <w:t xml:space="preserve"> entitlements to all but only to those identified as poor</w:t>
                            </w:r>
                            <w:r>
                              <w:rPr>
                                <w:rFonts w:ascii="Times New Roman" w:hAnsi="Times New Roman"/>
                                <w:sz w:val="20"/>
                                <w:szCs w:val="20"/>
                              </w:rPr>
                              <w:t xml:space="preserve"> or </w:t>
                            </w:r>
                            <w:r w:rsidRPr="0050701B">
                              <w:rPr>
                                <w:rFonts w:ascii="Times New Roman" w:hAnsi="Times New Roman"/>
                                <w:sz w:val="20"/>
                                <w:szCs w:val="20"/>
                              </w:rPr>
                              <w:t xml:space="preserve">food insecure (unlike the National Rural Employment Guarantee Scheme in India, for example), a household thrown into poverty by drought cannot easily get access to PSNP entitlements. </w:t>
                            </w:r>
                            <w:r>
                              <w:rPr>
                                <w:rFonts w:ascii="Times New Roman" w:hAnsi="Times New Roman"/>
                                <w:sz w:val="20"/>
                                <w:szCs w:val="20"/>
                              </w:rPr>
                              <w:t>Second, the program needs to identify asset-building activities that are most useful for pastoralists themselves. One promising</w:t>
                            </w:r>
                            <w:r w:rsidRPr="0050701B">
                              <w:rPr>
                                <w:rFonts w:ascii="Times New Roman" w:hAnsi="Times New Roman"/>
                                <w:sz w:val="20"/>
                                <w:szCs w:val="20"/>
                              </w:rPr>
                              <w:t xml:space="preserve"> trial program (the PSNP </w:t>
                            </w:r>
                            <w:proofErr w:type="gramStart"/>
                            <w:r w:rsidRPr="0050701B">
                              <w:rPr>
                                <w:rFonts w:ascii="Times New Roman" w:hAnsi="Times New Roman"/>
                                <w:sz w:val="20"/>
                                <w:szCs w:val="20"/>
                              </w:rPr>
                              <w:t>Plus</w:t>
                            </w:r>
                            <w:proofErr w:type="gramEnd"/>
                            <w:r w:rsidRPr="0050701B">
                              <w:rPr>
                                <w:rFonts w:ascii="Times New Roman" w:hAnsi="Times New Roman"/>
                                <w:sz w:val="20"/>
                                <w:szCs w:val="20"/>
                              </w:rPr>
                              <w:t xml:space="preserve"> Livestock</w:t>
                            </w:r>
                            <w:r>
                              <w:rPr>
                                <w:rFonts w:ascii="Times New Roman" w:hAnsi="Times New Roman"/>
                                <w:sz w:val="20"/>
                                <w:szCs w:val="20"/>
                              </w:rPr>
                              <w:t xml:space="preserve">; see map) </w:t>
                            </w:r>
                            <w:r w:rsidRPr="0050701B">
                              <w:rPr>
                                <w:rFonts w:ascii="Times New Roman" w:hAnsi="Times New Roman"/>
                                <w:sz w:val="20"/>
                                <w:szCs w:val="20"/>
                              </w:rPr>
                              <w:t>involves giving PSNP participants a five</w:t>
                            </w:r>
                            <w:r>
                              <w:rPr>
                                <w:rFonts w:ascii="Times New Roman" w:hAnsi="Times New Roman"/>
                                <w:sz w:val="20"/>
                                <w:szCs w:val="20"/>
                              </w:rPr>
                              <w:t>-</w:t>
                            </w:r>
                            <w:r w:rsidRPr="0050701B">
                              <w:rPr>
                                <w:rFonts w:ascii="Times New Roman" w:hAnsi="Times New Roman"/>
                                <w:sz w:val="20"/>
                                <w:szCs w:val="20"/>
                              </w:rPr>
                              <w:t>day training course that covers fattening</w:t>
                            </w:r>
                            <w:r>
                              <w:rPr>
                                <w:rFonts w:ascii="Times New Roman" w:hAnsi="Times New Roman"/>
                                <w:sz w:val="20"/>
                                <w:szCs w:val="20"/>
                              </w:rPr>
                              <w:t xml:space="preserve"> techniques</w:t>
                            </w:r>
                            <w:r w:rsidRPr="0050701B">
                              <w:rPr>
                                <w:rFonts w:ascii="Times New Roman" w:hAnsi="Times New Roman"/>
                                <w:sz w:val="20"/>
                                <w:szCs w:val="20"/>
                              </w:rPr>
                              <w:t xml:space="preserve">, </w:t>
                            </w:r>
                            <w:del w:id="639" w:author="Author">
                              <w:r w:rsidRPr="0050701B" w:rsidDel="00A46950">
                                <w:rPr>
                                  <w:rFonts w:ascii="Times New Roman" w:hAnsi="Times New Roman"/>
                                  <w:sz w:val="20"/>
                                  <w:szCs w:val="20"/>
                                </w:rPr>
                                <w:delText>provision of feed</w:delText>
                              </w:r>
                            </w:del>
                            <w:ins w:id="640" w:author="Author">
                              <w:r>
                                <w:rPr>
                                  <w:rFonts w:ascii="Times New Roman" w:hAnsi="Times New Roman"/>
                                  <w:sz w:val="20"/>
                                  <w:szCs w:val="20"/>
                                </w:rPr>
                                <w:t>feeding</w:t>
                              </w:r>
                            </w:ins>
                            <w:r w:rsidRPr="0050701B">
                              <w:rPr>
                                <w:rFonts w:ascii="Times New Roman" w:hAnsi="Times New Roman"/>
                                <w:sz w:val="20"/>
                                <w:szCs w:val="20"/>
                              </w:rPr>
                              <w:t>, veterinary services, business skills</w:t>
                            </w:r>
                            <w:del w:id="641" w:author="Author">
                              <w:r w:rsidRPr="0050701B" w:rsidDel="00A46950">
                                <w:rPr>
                                  <w:rFonts w:ascii="Times New Roman" w:hAnsi="Times New Roman"/>
                                  <w:sz w:val="20"/>
                                  <w:szCs w:val="20"/>
                                </w:rPr>
                                <w:delText xml:space="preserve"> training</w:delText>
                              </w:r>
                            </w:del>
                            <w:r w:rsidRPr="0050701B">
                              <w:rPr>
                                <w:rFonts w:ascii="Times New Roman" w:hAnsi="Times New Roman"/>
                                <w:sz w:val="20"/>
                                <w:szCs w:val="20"/>
                              </w:rPr>
                              <w:t xml:space="preserve">, and linking to markets. </w:t>
                            </w:r>
                            <w:r>
                              <w:rPr>
                                <w:rFonts w:ascii="Times New Roman" w:hAnsi="Times New Roman"/>
                                <w:sz w:val="20"/>
                                <w:szCs w:val="20"/>
                              </w:rPr>
                              <w:t>But clearly a great deal of learning, tailoring</w:t>
                            </w:r>
                            <w:ins w:id="642" w:author="Author">
                              <w:r>
                                <w:rPr>
                                  <w:rFonts w:ascii="Times New Roman" w:hAnsi="Times New Roman"/>
                                  <w:sz w:val="20"/>
                                  <w:szCs w:val="20"/>
                                </w:rPr>
                                <w:t>,</w:t>
                              </w:r>
                            </w:ins>
                            <w:r>
                              <w:rPr>
                                <w:rFonts w:ascii="Times New Roman" w:hAnsi="Times New Roman"/>
                                <w:sz w:val="20"/>
                                <w:szCs w:val="20"/>
                              </w:rPr>
                              <w:t xml:space="preserve"> and expansion would need to take place before PSNP can be said to have made a substantial contribution to improving the resilience and productivity of households in pastoralist regions.</w:t>
                            </w:r>
                          </w:p>
                          <w:p w:rsidR="008B33A2" w:rsidRPr="0050701B" w:rsidRDefault="008B33A2" w:rsidP="0050701B">
                            <w:pPr>
                              <w:spacing w:after="120" w:line="240" w:lineRule="auto"/>
                              <w:jc w:val="both"/>
                              <w:rPr>
                                <w:rFonts w:ascii="Times New Roman" w:hAnsi="Times New Roman"/>
                                <w:sz w:val="20"/>
                                <w:szCs w:val="20"/>
                              </w:rPr>
                            </w:pPr>
                            <w:ins w:id="643" w:author="Author">
                              <w:r>
                                <w:rPr>
                                  <w:rFonts w:ascii="Times New Roman" w:hAnsi="Times New Roman"/>
                                  <w:sz w:val="20"/>
                                  <w:szCs w:val="20"/>
                                </w:rPr>
                                <w:t xml:space="preserve">Figure 5.2—Ethiopia: Productive Safety Net Program (PSNP) </w:t>
                              </w:r>
                              <w:proofErr w:type="spellStart"/>
                              <w:r>
                                <w:rPr>
                                  <w:rFonts w:ascii="Times New Roman" w:hAnsi="Times New Roman"/>
                                  <w:sz w:val="20"/>
                                  <w:szCs w:val="20"/>
                                </w:rPr>
                                <w:t>Woredas</w:t>
                              </w:r>
                              <w:proofErr w:type="spellEnd"/>
                              <w:r>
                                <w:rPr>
                                  <w:rFonts w:ascii="Times New Roman" w:hAnsi="Times New Roman"/>
                                  <w:sz w:val="20"/>
                                  <w:szCs w:val="20"/>
                                </w:rPr>
                                <w:t xml:space="preserve"> and Responsible Agency in 2007</w:t>
                              </w:r>
                            </w:ins>
                          </w:p>
                          <w:p w:rsidR="008B33A2" w:rsidRDefault="008B33A2" w:rsidP="0050701B">
                            <w:pPr>
                              <w:rPr>
                                <w:ins w:id="644" w:author="Author"/>
                                <w:noProof/>
                                <w:sz w:val="20"/>
                                <w:szCs w:val="20"/>
                              </w:rPr>
                            </w:pPr>
                            <w:r>
                              <w:rPr>
                                <w:noProof/>
                                <w:sz w:val="20"/>
                                <w:szCs w:val="20"/>
                              </w:rPr>
                              <w:drawing>
                                <wp:inline distT="0" distB="0" distL="0" distR="0">
                                  <wp:extent cx="5029200" cy="3038475"/>
                                  <wp:effectExtent l="0" t="0" r="0" b="9525"/>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grayscl/>
                                            <a:extLst>
                                              <a:ext uri="{28A0092B-C50C-407E-A947-70E740481C1C}">
                                                <a14:useLocalDpi xmlns:a14="http://schemas.microsoft.com/office/drawing/2010/main" val="0"/>
                                              </a:ext>
                                            </a:extLst>
                                          </a:blip>
                                          <a:srcRect t="9013"/>
                                          <a:stretch>
                                            <a:fillRect/>
                                          </a:stretch>
                                        </pic:blipFill>
                                        <pic:spPr bwMode="auto">
                                          <a:xfrm>
                                            <a:off x="0" y="0"/>
                                            <a:ext cx="5029200" cy="3038475"/>
                                          </a:xfrm>
                                          <a:prstGeom prst="rect">
                                            <a:avLst/>
                                          </a:prstGeom>
                                          <a:noFill/>
                                          <a:ln>
                                            <a:noFill/>
                                          </a:ln>
                                        </pic:spPr>
                                      </pic:pic>
                                    </a:graphicData>
                                  </a:graphic>
                                </wp:inline>
                              </w:drawing>
                            </w:r>
                          </w:p>
                          <w:p w:rsidR="008B33A2" w:rsidRPr="0050701B" w:rsidRDefault="008B33A2" w:rsidP="00EA6326">
                            <w:pPr>
                              <w:spacing w:after="0" w:line="240" w:lineRule="auto"/>
                              <w:rPr>
                                <w:sz w:val="20"/>
                                <w:szCs w:val="20"/>
                              </w:rPr>
                            </w:pPr>
                            <w:ins w:id="645" w:author="Author">
                              <w:r>
                                <w:rPr>
                                  <w:noProof/>
                                  <w:sz w:val="20"/>
                                  <w:szCs w:val="20"/>
                                </w:rPr>
                                <w:t>Source: UN Office for the Coordination of Humanitarian Affairs (2007).</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6" type="#_x0000_t202" style="position:absolute;left:0;text-align:left;margin-left:-1.5pt;margin-top:-11.15pt;width:447pt;height:65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">
                <v:textbox>
                  <w:txbxContent>
                    <w:p w:rsidR="008B33A2" w:rsidRPr="002F0E0E" w:rsidRDefault="008B33A2" w:rsidP="002F0E0E">
                      <w:pPr>
                        <w:pStyle w:val="Caption"/>
                        <w:rPr>
                          <w:rFonts w:ascii="Times New Roman" w:hAnsi="Times New Roman"/>
                          <w:color w:val="auto"/>
                          <w:sz w:val="22"/>
                          <w:szCs w:val="22"/>
                        </w:rPr>
                      </w:pPr>
                      <w:bookmarkStart w:id="674" w:name="_Toc308443611"/>
                      <w:r w:rsidRPr="002F0E0E">
                        <w:rPr>
                          <w:rFonts w:ascii="Times New Roman" w:hAnsi="Times New Roman"/>
                          <w:color w:val="auto"/>
                          <w:sz w:val="22"/>
                          <w:szCs w:val="22"/>
                        </w:rPr>
                        <w:t xml:space="preserve">Box </w:t>
                      </w:r>
                      <w:del w:id="675" w:author="Author">
                        <w:r w:rsidRPr="002F0E0E" w:rsidDel="00520EFF">
                          <w:rPr>
                            <w:rFonts w:ascii="Times New Roman" w:hAnsi="Times New Roman"/>
                            <w:color w:val="auto"/>
                            <w:sz w:val="22"/>
                            <w:szCs w:val="22"/>
                          </w:rPr>
                          <w:fldChar w:fldCharType="begin"/>
                        </w:r>
                        <w:r w:rsidRPr="002F0E0E" w:rsidDel="00520EFF">
                          <w:rPr>
                            <w:rFonts w:ascii="Times New Roman" w:hAnsi="Times New Roman"/>
                            <w:color w:val="auto"/>
                            <w:sz w:val="22"/>
                            <w:szCs w:val="22"/>
                          </w:rPr>
                          <w:delInstrText xml:space="preserve"> SEQ Box \* ARABIC </w:delInstrText>
                        </w:r>
                        <w:r w:rsidRPr="002F0E0E" w:rsidDel="00520EFF">
                          <w:rPr>
                            <w:rFonts w:ascii="Times New Roman" w:hAnsi="Times New Roman"/>
                            <w:color w:val="auto"/>
                            <w:sz w:val="22"/>
                            <w:szCs w:val="22"/>
                          </w:rPr>
                          <w:fldChar w:fldCharType="separate"/>
                        </w:r>
                        <w:r w:rsidDel="00520EFF">
                          <w:rPr>
                            <w:rFonts w:ascii="Times New Roman" w:hAnsi="Times New Roman"/>
                            <w:noProof/>
                            <w:color w:val="auto"/>
                            <w:sz w:val="22"/>
                            <w:szCs w:val="22"/>
                          </w:rPr>
                          <w:delText>4</w:delText>
                        </w:r>
                        <w:r w:rsidRPr="002F0E0E" w:rsidDel="00520EFF">
                          <w:rPr>
                            <w:rFonts w:ascii="Times New Roman" w:hAnsi="Times New Roman"/>
                            <w:color w:val="auto"/>
                            <w:sz w:val="22"/>
                            <w:szCs w:val="22"/>
                          </w:rPr>
                          <w:fldChar w:fldCharType="end"/>
                        </w:r>
                        <w:r w:rsidRPr="002F0E0E" w:rsidDel="00520EFF">
                          <w:rPr>
                            <w:rFonts w:ascii="Times New Roman" w:hAnsi="Times New Roman"/>
                            <w:color w:val="auto"/>
                            <w:sz w:val="22"/>
                            <w:szCs w:val="22"/>
                          </w:rPr>
                          <w:delText xml:space="preserve">. </w:delText>
                        </w:r>
                      </w:del>
                      <w:ins w:id="676" w:author="Author">
                        <w:r>
                          <w:rPr>
                            <w:rFonts w:ascii="Times New Roman" w:hAnsi="Times New Roman"/>
                            <w:color w:val="auto"/>
                            <w:sz w:val="22"/>
                            <w:szCs w:val="22"/>
                          </w:rPr>
                          <w:t>5.1—</w:t>
                        </w:r>
                      </w:ins>
                      <w:r w:rsidRPr="002F0E0E">
                        <w:rPr>
                          <w:rFonts w:ascii="Times New Roman" w:hAnsi="Times New Roman"/>
                          <w:color w:val="auto"/>
                          <w:sz w:val="22"/>
                          <w:szCs w:val="22"/>
                        </w:rPr>
                        <w:t xml:space="preserve">Safety nets and emergency interventions: </w:t>
                      </w:r>
                      <w:r>
                        <w:rPr>
                          <w:rFonts w:ascii="Times New Roman" w:hAnsi="Times New Roman"/>
                          <w:color w:val="auto"/>
                          <w:sz w:val="22"/>
                          <w:szCs w:val="22"/>
                        </w:rPr>
                        <w:t>P</w:t>
                      </w:r>
                      <w:r w:rsidRPr="002F0E0E">
                        <w:rPr>
                          <w:rFonts w:ascii="Times New Roman" w:hAnsi="Times New Roman"/>
                          <w:color w:val="auto"/>
                          <w:sz w:val="22"/>
                          <w:szCs w:val="22"/>
                        </w:rPr>
                        <w:t>roblems and potential</w:t>
                      </w:r>
                      <w:bookmarkEnd w:id="674"/>
                    </w:p>
                    <w:p w:rsidR="008B33A2" w:rsidRDefault="008B33A2" w:rsidP="0050701B">
                      <w:pPr>
                        <w:spacing w:after="120" w:line="240" w:lineRule="auto"/>
                        <w:jc w:val="both"/>
                        <w:rPr>
                          <w:ins w:id="677" w:author="Author"/>
                          <w:rFonts w:ascii="Times New Roman" w:hAnsi="Times New Roman"/>
                          <w:sz w:val="20"/>
                          <w:szCs w:val="20"/>
                        </w:rPr>
                      </w:pPr>
                      <w:r w:rsidRPr="0050701B">
                        <w:rPr>
                          <w:rFonts w:ascii="Times New Roman" w:hAnsi="Times New Roman"/>
                          <w:sz w:val="20"/>
                          <w:szCs w:val="20"/>
                        </w:rPr>
                        <w:t>Much of the existing</w:t>
                      </w:r>
                      <w:r>
                        <w:rPr>
                          <w:rFonts w:ascii="Times New Roman" w:hAnsi="Times New Roman"/>
                          <w:sz w:val="20"/>
                          <w:szCs w:val="20"/>
                        </w:rPr>
                        <w:t xml:space="preserve"> development activity in pastoralist areas has </w:t>
                      </w:r>
                      <w:r w:rsidRPr="0050701B">
                        <w:rPr>
                          <w:rFonts w:ascii="Times New Roman" w:hAnsi="Times New Roman"/>
                          <w:sz w:val="20"/>
                          <w:szCs w:val="20"/>
                        </w:rPr>
                        <w:t xml:space="preserve">focused </w:t>
                      </w:r>
                      <w:del w:id="678" w:author="Author">
                        <w:r w:rsidRPr="0050701B" w:rsidDel="00A46950">
                          <w:rPr>
                            <w:rFonts w:ascii="Times New Roman" w:hAnsi="Times New Roman"/>
                            <w:sz w:val="20"/>
                            <w:szCs w:val="20"/>
                          </w:rPr>
                          <w:delText xml:space="preserve">almost </w:delText>
                        </w:r>
                      </w:del>
                      <w:r w:rsidRPr="0050701B">
                        <w:rPr>
                          <w:rFonts w:ascii="Times New Roman" w:hAnsi="Times New Roman"/>
                          <w:sz w:val="20"/>
                          <w:szCs w:val="20"/>
                        </w:rPr>
                        <w:t>on drought management</w:t>
                      </w:r>
                      <w:r>
                        <w:rPr>
                          <w:rFonts w:ascii="Times New Roman" w:hAnsi="Times New Roman"/>
                          <w:sz w:val="20"/>
                          <w:szCs w:val="20"/>
                        </w:rPr>
                        <w:t>, along with a more recent push to provide productive safety nets</w:t>
                      </w:r>
                      <w:r w:rsidRPr="0050701B">
                        <w:rPr>
                          <w:rFonts w:ascii="Times New Roman" w:hAnsi="Times New Roman"/>
                          <w:sz w:val="20"/>
                          <w:szCs w:val="20"/>
                        </w:rPr>
                        <w:t xml:space="preserve">. </w:t>
                      </w:r>
                      <w:r>
                        <w:rPr>
                          <w:rFonts w:ascii="Times New Roman" w:hAnsi="Times New Roman"/>
                          <w:sz w:val="20"/>
                          <w:szCs w:val="20"/>
                        </w:rPr>
                        <w:t>While these instruments should play on a role in promoting longer run development, by themselves they will not be sufficient. Moreover, there are many implementation bottlenecks not always fully appreciated.</w:t>
                      </w:r>
                      <w:r w:rsidRPr="0050701B">
                        <w:rPr>
                          <w:rFonts w:ascii="Times New Roman" w:hAnsi="Times New Roman"/>
                          <w:sz w:val="20"/>
                          <w:szCs w:val="20"/>
                        </w:rPr>
                        <w:t xml:space="preserve"> On drought management, </w:t>
                      </w:r>
                      <w:r>
                        <w:rPr>
                          <w:rFonts w:ascii="Times New Roman" w:hAnsi="Times New Roman"/>
                          <w:sz w:val="20"/>
                          <w:szCs w:val="20"/>
                        </w:rPr>
                        <w:t xml:space="preserve">for example, the evidence suggests that coordination failures, late and incomplete interventions, and the absence of basic infrastructure and threshold levels of commercialization all make emergency livestock interventions fairly ineffective </w:t>
                      </w:r>
                      <w:r w:rsidRPr="0050701B">
                        <w:rPr>
                          <w:rFonts w:ascii="Times New Roman" w:hAnsi="Times New Roman"/>
                          <w:sz w:val="20"/>
                          <w:szCs w:val="20"/>
                        </w:rPr>
                        <w:t>(</w:t>
                      </w:r>
                      <w:proofErr w:type="spellStart"/>
                      <w:r w:rsidRPr="0050701B">
                        <w:rPr>
                          <w:rFonts w:ascii="Times New Roman" w:hAnsi="Times New Roman"/>
                          <w:sz w:val="20"/>
                          <w:szCs w:val="20"/>
                        </w:rPr>
                        <w:t>Pantuliano</w:t>
                      </w:r>
                      <w:proofErr w:type="spellEnd"/>
                      <w:r w:rsidRPr="0050701B">
                        <w:rPr>
                          <w:rFonts w:ascii="Times New Roman" w:hAnsi="Times New Roman"/>
                          <w:sz w:val="20"/>
                          <w:szCs w:val="20"/>
                        </w:rPr>
                        <w:t xml:space="preserve"> and </w:t>
                      </w:r>
                      <w:proofErr w:type="spellStart"/>
                      <w:r w:rsidRPr="0050701B">
                        <w:rPr>
                          <w:rFonts w:ascii="Times New Roman" w:hAnsi="Times New Roman"/>
                          <w:sz w:val="20"/>
                          <w:szCs w:val="20"/>
                        </w:rPr>
                        <w:t>Wekesa</w:t>
                      </w:r>
                      <w:proofErr w:type="spellEnd"/>
                      <w:r w:rsidRPr="0050701B">
                        <w:rPr>
                          <w:rFonts w:ascii="Times New Roman" w:hAnsi="Times New Roman"/>
                          <w:sz w:val="20"/>
                          <w:szCs w:val="20"/>
                        </w:rPr>
                        <w:t xml:space="preserve"> 2008</w:t>
                      </w:r>
                      <w:r>
                        <w:rPr>
                          <w:rFonts w:ascii="Times New Roman" w:hAnsi="Times New Roman"/>
                          <w:sz w:val="20"/>
                          <w:szCs w:val="20"/>
                        </w:rPr>
                        <w:t>; ILRI 2010</w:t>
                      </w:r>
                      <w:r w:rsidRPr="0050701B">
                        <w:rPr>
                          <w:rFonts w:ascii="Times New Roman" w:hAnsi="Times New Roman"/>
                          <w:sz w:val="20"/>
                          <w:szCs w:val="20"/>
                        </w:rPr>
                        <w:t xml:space="preserve">). </w:t>
                      </w:r>
                      <w:r>
                        <w:rPr>
                          <w:rFonts w:ascii="Times New Roman" w:hAnsi="Times New Roman"/>
                          <w:sz w:val="20"/>
                          <w:szCs w:val="20"/>
                        </w:rPr>
                        <w:t>In terms of productive safety nets, t</w:t>
                      </w:r>
                      <w:r w:rsidRPr="0050701B">
                        <w:rPr>
                          <w:rFonts w:ascii="Times New Roman" w:hAnsi="Times New Roman"/>
                          <w:sz w:val="20"/>
                          <w:szCs w:val="20"/>
                        </w:rPr>
                        <w:t>here has also been significant media cov</w:t>
                      </w:r>
                      <w:r>
                        <w:rPr>
                          <w:rFonts w:ascii="Times New Roman" w:hAnsi="Times New Roman"/>
                          <w:sz w:val="20"/>
                          <w:szCs w:val="20"/>
                        </w:rPr>
                        <w:t xml:space="preserve">erage of the fact that Ethiopia, in particular, has a large </w:t>
                      </w:r>
                      <w:r w:rsidRPr="0050701B">
                        <w:rPr>
                          <w:rFonts w:ascii="Times New Roman" w:hAnsi="Times New Roman"/>
                          <w:sz w:val="20"/>
                          <w:szCs w:val="20"/>
                        </w:rPr>
                        <w:t>social safety n</w:t>
                      </w:r>
                      <w:r>
                        <w:rPr>
                          <w:rFonts w:ascii="Times New Roman" w:hAnsi="Times New Roman"/>
                          <w:sz w:val="20"/>
                          <w:szCs w:val="20"/>
                        </w:rPr>
                        <w:t>et program already</w:t>
                      </w:r>
                      <w:r w:rsidRPr="0050701B">
                        <w:rPr>
                          <w:rFonts w:ascii="Times New Roman" w:hAnsi="Times New Roman"/>
                          <w:sz w:val="20"/>
                          <w:szCs w:val="20"/>
                        </w:rPr>
                        <w:t xml:space="preserve"> in place in </w:t>
                      </w:r>
                      <w:r>
                        <w:rPr>
                          <w:rFonts w:ascii="Times New Roman" w:hAnsi="Times New Roman"/>
                          <w:i/>
                          <w:sz w:val="20"/>
                          <w:szCs w:val="20"/>
                        </w:rPr>
                        <w:t xml:space="preserve">some </w:t>
                      </w:r>
                      <w:r w:rsidRPr="0050701B">
                        <w:rPr>
                          <w:rFonts w:ascii="Times New Roman" w:hAnsi="Times New Roman"/>
                          <w:sz w:val="20"/>
                          <w:szCs w:val="20"/>
                        </w:rPr>
                        <w:t>pastoralist areas</w:t>
                      </w:r>
                      <w:r>
                        <w:rPr>
                          <w:rFonts w:ascii="Times New Roman" w:hAnsi="Times New Roman"/>
                          <w:sz w:val="20"/>
                          <w:szCs w:val="20"/>
                        </w:rPr>
                        <w:t xml:space="preserve"> (see </w:t>
                      </w:r>
                      <w:del w:id="679" w:author="Author">
                        <w:r w:rsidDel="00F215B3">
                          <w:rPr>
                            <w:rFonts w:ascii="Times New Roman" w:hAnsi="Times New Roman"/>
                            <w:sz w:val="20"/>
                            <w:szCs w:val="20"/>
                          </w:rPr>
                          <w:delText>the map below</w:delText>
                        </w:r>
                      </w:del>
                      <w:ins w:id="680" w:author="Author">
                        <w:r>
                          <w:rPr>
                            <w:rFonts w:ascii="Times New Roman" w:hAnsi="Times New Roman"/>
                            <w:sz w:val="20"/>
                            <w:szCs w:val="20"/>
                          </w:rPr>
                          <w:t>Figure 5.2</w:t>
                        </w:r>
                      </w:ins>
                      <w:r>
                        <w:rPr>
                          <w:rFonts w:ascii="Times New Roman" w:hAnsi="Times New Roman"/>
                          <w:sz w:val="20"/>
                          <w:szCs w:val="20"/>
                        </w:rPr>
                        <w:t>)</w:t>
                      </w:r>
                      <w:r w:rsidRPr="0050701B">
                        <w:rPr>
                          <w:rFonts w:ascii="Times New Roman" w:hAnsi="Times New Roman"/>
                          <w:sz w:val="20"/>
                          <w:szCs w:val="20"/>
                        </w:rPr>
                        <w:t xml:space="preserve">. The </w:t>
                      </w:r>
                      <w:ins w:id="681" w:author="Author">
                        <w:r>
                          <w:rPr>
                            <w:rFonts w:ascii="Times New Roman" w:hAnsi="Times New Roman"/>
                            <w:sz w:val="20"/>
                            <w:szCs w:val="20"/>
                          </w:rPr>
                          <w:t>Productive Safety Net Program (</w:t>
                        </w:r>
                      </w:ins>
                      <w:r w:rsidRPr="0050701B">
                        <w:rPr>
                          <w:rFonts w:ascii="Times New Roman" w:hAnsi="Times New Roman"/>
                          <w:sz w:val="20"/>
                          <w:szCs w:val="20"/>
                        </w:rPr>
                        <w:t>PSNP</w:t>
                      </w:r>
                      <w:ins w:id="682" w:author="Author">
                        <w:r>
                          <w:rPr>
                            <w:rFonts w:ascii="Times New Roman" w:hAnsi="Times New Roman"/>
                            <w:sz w:val="20"/>
                            <w:szCs w:val="20"/>
                          </w:rPr>
                          <w:t>)</w:t>
                        </w:r>
                      </w:ins>
                      <w:r w:rsidRPr="0050701B">
                        <w:rPr>
                          <w:rFonts w:ascii="Times New Roman" w:hAnsi="Times New Roman"/>
                          <w:sz w:val="20"/>
                          <w:szCs w:val="20"/>
                        </w:rPr>
                        <w:t xml:space="preserve"> offers food or cash in exchange for labor</w:t>
                      </w:r>
                      <w:r>
                        <w:rPr>
                          <w:rFonts w:ascii="Times New Roman" w:hAnsi="Times New Roman"/>
                          <w:sz w:val="20"/>
                          <w:szCs w:val="20"/>
                        </w:rPr>
                        <w:t xml:space="preserve"> aimed at building community assets</w:t>
                      </w:r>
                      <w:r w:rsidRPr="0050701B">
                        <w:rPr>
                          <w:rFonts w:ascii="Times New Roman" w:hAnsi="Times New Roman"/>
                          <w:sz w:val="20"/>
                          <w:szCs w:val="20"/>
                        </w:rPr>
                        <w:t xml:space="preserve"> (or without exchange in the case of the most vulnerable labor-constrained households), and is targeted at the poorest districts in the country. Recent evaluations of </w:t>
                      </w:r>
                      <w:r>
                        <w:rPr>
                          <w:rFonts w:ascii="Times New Roman" w:hAnsi="Times New Roman"/>
                          <w:sz w:val="20"/>
                          <w:szCs w:val="20"/>
                        </w:rPr>
                        <w:t>PSNP by IFPRI have found that PSNP performs quite well in terms of targeting the poor but at best has a marginal impact on food insecurity or asset accumulation. Graduation rates out of PSNP are also very low. Moreover, in pastoralist regions the program has actually performed quite poorly so far. Specifically, while the safety net component is indeed providing some social protection, the productive component has worked much less effectively in the pastoralist lowlands than in the highlands because of the very different farming systems. Of course,</w:t>
                      </w:r>
                      <w:r w:rsidRPr="0050701B">
                        <w:rPr>
                          <w:rFonts w:ascii="Times New Roman" w:hAnsi="Times New Roman"/>
                          <w:sz w:val="20"/>
                          <w:szCs w:val="20"/>
                        </w:rPr>
                        <w:t xml:space="preserve"> the extension of PSNP to pastoralist areas is still quite new and could be regarded as being in a trial phase, </w:t>
                      </w:r>
                      <w:r>
                        <w:rPr>
                          <w:rFonts w:ascii="Times New Roman" w:hAnsi="Times New Roman"/>
                          <w:sz w:val="20"/>
                          <w:szCs w:val="20"/>
                        </w:rPr>
                        <w:t xml:space="preserve">but there are clearly </w:t>
                      </w:r>
                      <w:r w:rsidRPr="0050701B">
                        <w:rPr>
                          <w:rFonts w:ascii="Times New Roman" w:hAnsi="Times New Roman"/>
                          <w:sz w:val="20"/>
                          <w:szCs w:val="20"/>
                        </w:rPr>
                        <w:t xml:space="preserve">a number of challenges to tailoring the program to pastoralist livelihoods. </w:t>
                      </w:r>
                      <w:r>
                        <w:rPr>
                          <w:rFonts w:ascii="Times New Roman" w:hAnsi="Times New Roman"/>
                          <w:sz w:val="20"/>
                          <w:szCs w:val="20"/>
                        </w:rPr>
                        <w:t>First, t</w:t>
                      </w:r>
                      <w:r w:rsidRPr="0050701B">
                        <w:rPr>
                          <w:rFonts w:ascii="Times New Roman" w:hAnsi="Times New Roman"/>
                          <w:sz w:val="20"/>
                          <w:szCs w:val="20"/>
                        </w:rPr>
                        <w:t>arg</w:t>
                      </w:r>
                      <w:r>
                        <w:rPr>
                          <w:rFonts w:ascii="Times New Roman" w:hAnsi="Times New Roman"/>
                          <w:sz w:val="20"/>
                          <w:szCs w:val="20"/>
                        </w:rPr>
                        <w:t xml:space="preserve">eting </w:t>
                      </w:r>
                      <w:r w:rsidRPr="0050701B">
                        <w:rPr>
                          <w:rFonts w:ascii="Times New Roman" w:hAnsi="Times New Roman"/>
                          <w:sz w:val="20"/>
                          <w:szCs w:val="20"/>
                        </w:rPr>
                        <w:t>is particularly difficult in a pastoralist setting</w:t>
                      </w:r>
                      <w:r>
                        <w:rPr>
                          <w:rFonts w:ascii="Times New Roman" w:hAnsi="Times New Roman"/>
                          <w:sz w:val="20"/>
                          <w:szCs w:val="20"/>
                        </w:rPr>
                        <w:t>,</w:t>
                      </w:r>
                      <w:r w:rsidRPr="0050701B">
                        <w:rPr>
                          <w:rFonts w:ascii="Times New Roman" w:hAnsi="Times New Roman"/>
                          <w:sz w:val="20"/>
                          <w:szCs w:val="20"/>
                        </w:rPr>
                        <w:t xml:space="preserve"> where chronic poverty may be less of a problem than acute drought-induced poverty. Because PSNP do</w:t>
                      </w:r>
                      <w:r w:rsidRPr="000C7A45">
                        <w:rPr>
                          <w:rFonts w:ascii="Times New Roman" w:hAnsi="Times New Roman"/>
                          <w:sz w:val="20"/>
                          <w:szCs w:val="20"/>
                        </w:rPr>
                        <w:t>es not give</w:t>
                      </w:r>
                      <w:r w:rsidRPr="0050701B">
                        <w:rPr>
                          <w:rFonts w:ascii="Times New Roman" w:hAnsi="Times New Roman"/>
                          <w:sz w:val="20"/>
                          <w:szCs w:val="20"/>
                        </w:rPr>
                        <w:t xml:space="preserve"> entitlements to all but only to those identified as poor</w:t>
                      </w:r>
                      <w:r>
                        <w:rPr>
                          <w:rFonts w:ascii="Times New Roman" w:hAnsi="Times New Roman"/>
                          <w:sz w:val="20"/>
                          <w:szCs w:val="20"/>
                        </w:rPr>
                        <w:t xml:space="preserve"> or </w:t>
                      </w:r>
                      <w:r w:rsidRPr="0050701B">
                        <w:rPr>
                          <w:rFonts w:ascii="Times New Roman" w:hAnsi="Times New Roman"/>
                          <w:sz w:val="20"/>
                          <w:szCs w:val="20"/>
                        </w:rPr>
                        <w:t xml:space="preserve">food insecure (unlike the National Rural Employment Guarantee Scheme in India, for example), a household thrown into poverty by drought cannot easily get access to PSNP entitlements. </w:t>
                      </w:r>
                      <w:r>
                        <w:rPr>
                          <w:rFonts w:ascii="Times New Roman" w:hAnsi="Times New Roman"/>
                          <w:sz w:val="20"/>
                          <w:szCs w:val="20"/>
                        </w:rPr>
                        <w:t>Second, the program needs to identify asset-building activities that are most useful for pastoralists themselves. One promising</w:t>
                      </w:r>
                      <w:r w:rsidRPr="0050701B">
                        <w:rPr>
                          <w:rFonts w:ascii="Times New Roman" w:hAnsi="Times New Roman"/>
                          <w:sz w:val="20"/>
                          <w:szCs w:val="20"/>
                        </w:rPr>
                        <w:t xml:space="preserve"> trial program (the PSNP </w:t>
                      </w:r>
                      <w:proofErr w:type="gramStart"/>
                      <w:r w:rsidRPr="0050701B">
                        <w:rPr>
                          <w:rFonts w:ascii="Times New Roman" w:hAnsi="Times New Roman"/>
                          <w:sz w:val="20"/>
                          <w:szCs w:val="20"/>
                        </w:rPr>
                        <w:t>Plus</w:t>
                      </w:r>
                      <w:proofErr w:type="gramEnd"/>
                      <w:r w:rsidRPr="0050701B">
                        <w:rPr>
                          <w:rFonts w:ascii="Times New Roman" w:hAnsi="Times New Roman"/>
                          <w:sz w:val="20"/>
                          <w:szCs w:val="20"/>
                        </w:rPr>
                        <w:t xml:space="preserve"> Livestock</w:t>
                      </w:r>
                      <w:r>
                        <w:rPr>
                          <w:rFonts w:ascii="Times New Roman" w:hAnsi="Times New Roman"/>
                          <w:sz w:val="20"/>
                          <w:szCs w:val="20"/>
                        </w:rPr>
                        <w:t xml:space="preserve">; see map) </w:t>
                      </w:r>
                      <w:r w:rsidRPr="0050701B">
                        <w:rPr>
                          <w:rFonts w:ascii="Times New Roman" w:hAnsi="Times New Roman"/>
                          <w:sz w:val="20"/>
                          <w:szCs w:val="20"/>
                        </w:rPr>
                        <w:t>involves giving PSNP participants a five</w:t>
                      </w:r>
                      <w:r>
                        <w:rPr>
                          <w:rFonts w:ascii="Times New Roman" w:hAnsi="Times New Roman"/>
                          <w:sz w:val="20"/>
                          <w:szCs w:val="20"/>
                        </w:rPr>
                        <w:t>-</w:t>
                      </w:r>
                      <w:r w:rsidRPr="0050701B">
                        <w:rPr>
                          <w:rFonts w:ascii="Times New Roman" w:hAnsi="Times New Roman"/>
                          <w:sz w:val="20"/>
                          <w:szCs w:val="20"/>
                        </w:rPr>
                        <w:t>day training course that covers fattening</w:t>
                      </w:r>
                      <w:r>
                        <w:rPr>
                          <w:rFonts w:ascii="Times New Roman" w:hAnsi="Times New Roman"/>
                          <w:sz w:val="20"/>
                          <w:szCs w:val="20"/>
                        </w:rPr>
                        <w:t xml:space="preserve"> techniques</w:t>
                      </w:r>
                      <w:r w:rsidRPr="0050701B">
                        <w:rPr>
                          <w:rFonts w:ascii="Times New Roman" w:hAnsi="Times New Roman"/>
                          <w:sz w:val="20"/>
                          <w:szCs w:val="20"/>
                        </w:rPr>
                        <w:t xml:space="preserve">, </w:t>
                      </w:r>
                      <w:del w:id="683" w:author="Author">
                        <w:r w:rsidRPr="0050701B" w:rsidDel="00A46950">
                          <w:rPr>
                            <w:rFonts w:ascii="Times New Roman" w:hAnsi="Times New Roman"/>
                            <w:sz w:val="20"/>
                            <w:szCs w:val="20"/>
                          </w:rPr>
                          <w:delText>provision of feed</w:delText>
                        </w:r>
                      </w:del>
                      <w:ins w:id="684" w:author="Author">
                        <w:r>
                          <w:rPr>
                            <w:rFonts w:ascii="Times New Roman" w:hAnsi="Times New Roman"/>
                            <w:sz w:val="20"/>
                            <w:szCs w:val="20"/>
                          </w:rPr>
                          <w:t>feeding</w:t>
                        </w:r>
                      </w:ins>
                      <w:r w:rsidRPr="0050701B">
                        <w:rPr>
                          <w:rFonts w:ascii="Times New Roman" w:hAnsi="Times New Roman"/>
                          <w:sz w:val="20"/>
                          <w:szCs w:val="20"/>
                        </w:rPr>
                        <w:t>, veterinary services, business skills</w:t>
                      </w:r>
                      <w:del w:id="685" w:author="Author">
                        <w:r w:rsidRPr="0050701B" w:rsidDel="00A46950">
                          <w:rPr>
                            <w:rFonts w:ascii="Times New Roman" w:hAnsi="Times New Roman"/>
                            <w:sz w:val="20"/>
                            <w:szCs w:val="20"/>
                          </w:rPr>
                          <w:delText xml:space="preserve"> training</w:delText>
                        </w:r>
                      </w:del>
                      <w:r w:rsidRPr="0050701B">
                        <w:rPr>
                          <w:rFonts w:ascii="Times New Roman" w:hAnsi="Times New Roman"/>
                          <w:sz w:val="20"/>
                          <w:szCs w:val="20"/>
                        </w:rPr>
                        <w:t xml:space="preserve">, and linking to markets. </w:t>
                      </w:r>
                      <w:r>
                        <w:rPr>
                          <w:rFonts w:ascii="Times New Roman" w:hAnsi="Times New Roman"/>
                          <w:sz w:val="20"/>
                          <w:szCs w:val="20"/>
                        </w:rPr>
                        <w:t>But clearly a great deal of learning, tailoring</w:t>
                      </w:r>
                      <w:ins w:id="686" w:author="Author">
                        <w:r>
                          <w:rPr>
                            <w:rFonts w:ascii="Times New Roman" w:hAnsi="Times New Roman"/>
                            <w:sz w:val="20"/>
                            <w:szCs w:val="20"/>
                          </w:rPr>
                          <w:t>,</w:t>
                        </w:r>
                      </w:ins>
                      <w:r>
                        <w:rPr>
                          <w:rFonts w:ascii="Times New Roman" w:hAnsi="Times New Roman"/>
                          <w:sz w:val="20"/>
                          <w:szCs w:val="20"/>
                        </w:rPr>
                        <w:t xml:space="preserve"> and expansion would need to take place before PSNP can be said to have made a substantial contribution to improving the resilience and productivity of households in pastoralist regions.</w:t>
                      </w:r>
                    </w:p>
                    <w:p w:rsidR="008B33A2" w:rsidRPr="0050701B" w:rsidRDefault="008B33A2" w:rsidP="0050701B">
                      <w:pPr>
                        <w:spacing w:after="120" w:line="240" w:lineRule="auto"/>
                        <w:jc w:val="both"/>
                        <w:rPr>
                          <w:rFonts w:ascii="Times New Roman" w:hAnsi="Times New Roman"/>
                          <w:sz w:val="20"/>
                          <w:szCs w:val="20"/>
                        </w:rPr>
                      </w:pPr>
                      <w:ins w:id="687" w:author="Author">
                        <w:r>
                          <w:rPr>
                            <w:rFonts w:ascii="Times New Roman" w:hAnsi="Times New Roman"/>
                            <w:sz w:val="20"/>
                            <w:szCs w:val="20"/>
                          </w:rPr>
                          <w:t xml:space="preserve">Figure 5.2—Ethiopia: Productive Safety Net Program (PSNP) </w:t>
                        </w:r>
                        <w:proofErr w:type="spellStart"/>
                        <w:r>
                          <w:rPr>
                            <w:rFonts w:ascii="Times New Roman" w:hAnsi="Times New Roman"/>
                            <w:sz w:val="20"/>
                            <w:szCs w:val="20"/>
                          </w:rPr>
                          <w:t>Woredas</w:t>
                        </w:r>
                        <w:proofErr w:type="spellEnd"/>
                        <w:r>
                          <w:rPr>
                            <w:rFonts w:ascii="Times New Roman" w:hAnsi="Times New Roman"/>
                            <w:sz w:val="20"/>
                            <w:szCs w:val="20"/>
                          </w:rPr>
                          <w:t xml:space="preserve"> and Responsible Agency in 2007</w:t>
                        </w:r>
                      </w:ins>
                    </w:p>
                    <w:p w:rsidR="008B33A2" w:rsidRDefault="008B33A2" w:rsidP="0050701B">
                      <w:pPr>
                        <w:rPr>
                          <w:ins w:id="688" w:author="Author"/>
                          <w:noProof/>
                          <w:sz w:val="20"/>
                          <w:szCs w:val="20"/>
                        </w:rPr>
                      </w:pPr>
                      <w:r>
                        <w:rPr>
                          <w:noProof/>
                          <w:sz w:val="20"/>
                          <w:szCs w:val="20"/>
                        </w:rPr>
                        <w:drawing>
                          <wp:inline distT="0" distB="0" distL="0" distR="0">
                            <wp:extent cx="5029200" cy="3038475"/>
                            <wp:effectExtent l="0" t="0" r="0" b="9525"/>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grayscl/>
                                      <a:extLst>
                                        <a:ext uri="{28A0092B-C50C-407E-A947-70E740481C1C}">
                                          <a14:useLocalDpi xmlns:a14="http://schemas.microsoft.com/office/drawing/2010/main" val="0"/>
                                        </a:ext>
                                      </a:extLst>
                                    </a:blip>
                                    <a:srcRect t="9013"/>
                                    <a:stretch>
                                      <a:fillRect/>
                                    </a:stretch>
                                  </pic:blipFill>
                                  <pic:spPr bwMode="auto">
                                    <a:xfrm>
                                      <a:off x="0" y="0"/>
                                      <a:ext cx="5029200" cy="3038475"/>
                                    </a:xfrm>
                                    <a:prstGeom prst="rect">
                                      <a:avLst/>
                                    </a:prstGeom>
                                    <a:noFill/>
                                    <a:ln>
                                      <a:noFill/>
                                    </a:ln>
                                  </pic:spPr>
                                </pic:pic>
                              </a:graphicData>
                            </a:graphic>
                          </wp:inline>
                        </w:drawing>
                      </w:r>
                    </w:p>
                    <w:p w:rsidR="008B33A2" w:rsidRPr="0050701B" w:rsidRDefault="008B33A2" w:rsidP="00EA6326">
                      <w:pPr>
                        <w:spacing w:after="0" w:line="240" w:lineRule="auto"/>
                        <w:rPr>
                          <w:sz w:val="20"/>
                          <w:szCs w:val="20"/>
                        </w:rPr>
                      </w:pPr>
                      <w:ins w:id="689" w:author="Author">
                        <w:r>
                          <w:rPr>
                            <w:noProof/>
                            <w:sz w:val="20"/>
                            <w:szCs w:val="20"/>
                          </w:rPr>
                          <w:t>Source: UN Office for the Coordination of Humanitarian Affairs (2007).</w:t>
                        </w:r>
                      </w:ins>
                    </w:p>
                  </w:txbxContent>
                </v:textbox>
              </v:shape>
            </w:pict>
          </mc:Fallback>
        </mc:AlternateContent>
      </w:r>
      <w:commentRangeEnd w:id="629"/>
      <w:r w:rsidR="00EA6326">
        <w:rPr>
          <w:rFonts w:ascii="Times New Roman" w:hAnsi="Times New Roman"/>
        </w:rPr>
        <w:br w:type="page"/>
      </w:r>
      <w:r>
        <w:rPr>
          <w:rFonts w:ascii="Times New Roman" w:hAnsi="Times New Roman"/>
          <w:noProof/>
        </w:rPr>
        <w:lastRenderedPageBreak/>
        <w:drawing>
          <wp:anchor distT="0" distB="0" distL="114300" distR="114300" simplePos="0" relativeHeight="251659264" behindDoc="0" locked="0" layoutInCell="1" allowOverlap="1" wp14:anchorId="68549977">
            <wp:simplePos x="0" y="0"/>
            <wp:positionH relativeFrom="column">
              <wp:posOffset>193675</wp:posOffset>
            </wp:positionH>
            <wp:positionV relativeFrom="paragraph">
              <wp:posOffset>5037455</wp:posOffset>
            </wp:positionV>
            <wp:extent cx="4937760" cy="3150235"/>
            <wp:effectExtent l="0" t="0" r="0" b="0"/>
            <wp:wrapNone/>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4937760" cy="31502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rPr>
        <mc:AlternateContent>
          <mc:Choice Requires="wps">
            <w:drawing>
              <wp:anchor distT="0" distB="0" distL="114300" distR="114300" simplePos="0" relativeHeight="251654655" behindDoc="0" locked="0" layoutInCell="1" allowOverlap="1">
                <wp:simplePos x="0" y="0"/>
                <wp:positionH relativeFrom="column">
                  <wp:posOffset>-15875</wp:posOffset>
                </wp:positionH>
                <wp:positionV relativeFrom="paragraph">
                  <wp:posOffset>85725</wp:posOffset>
                </wp:positionV>
                <wp:extent cx="5743575" cy="8401050"/>
                <wp:effectExtent l="12700" t="9525" r="6350" b="952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401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B33A2" w:rsidRPr="002F0E0E" w:rsidRDefault="008B33A2" w:rsidP="00EA6326">
                            <w:pPr>
                              <w:pStyle w:val="Caption"/>
                              <w:spacing w:after="120"/>
                              <w:rPr>
                                <w:rFonts w:ascii="Times New Roman" w:hAnsi="Times New Roman"/>
                                <w:color w:val="auto"/>
                                <w:sz w:val="22"/>
                                <w:szCs w:val="22"/>
                              </w:rPr>
                            </w:pPr>
                            <w:r w:rsidRPr="002F0E0E">
                              <w:rPr>
                                <w:rFonts w:ascii="Times New Roman" w:hAnsi="Times New Roman"/>
                                <w:color w:val="auto"/>
                                <w:sz w:val="22"/>
                                <w:szCs w:val="22"/>
                              </w:rPr>
                              <w:t xml:space="preserve">Box </w:t>
                            </w:r>
                            <w:del w:id="646" w:author="Author">
                              <w:r w:rsidRPr="002F0E0E" w:rsidDel="002477E8">
                                <w:rPr>
                                  <w:rFonts w:ascii="Times New Roman" w:hAnsi="Times New Roman"/>
                                  <w:color w:val="auto"/>
                                  <w:sz w:val="22"/>
                                  <w:szCs w:val="22"/>
                                </w:rPr>
                                <w:fldChar w:fldCharType="begin"/>
                              </w:r>
                              <w:r w:rsidRPr="002F0E0E" w:rsidDel="002477E8">
                                <w:rPr>
                                  <w:rFonts w:ascii="Times New Roman" w:hAnsi="Times New Roman"/>
                                  <w:color w:val="auto"/>
                                  <w:sz w:val="22"/>
                                  <w:szCs w:val="22"/>
                                </w:rPr>
                                <w:delInstrText xml:space="preserve"> SEQ Box \* ARABIC </w:delInstrText>
                              </w:r>
                              <w:r w:rsidRPr="002F0E0E" w:rsidDel="002477E8">
                                <w:rPr>
                                  <w:rFonts w:ascii="Times New Roman" w:hAnsi="Times New Roman"/>
                                  <w:color w:val="auto"/>
                                  <w:sz w:val="22"/>
                                  <w:szCs w:val="22"/>
                                </w:rPr>
                                <w:fldChar w:fldCharType="separate"/>
                              </w:r>
                              <w:r w:rsidDel="002477E8">
                                <w:rPr>
                                  <w:rFonts w:ascii="Times New Roman" w:hAnsi="Times New Roman"/>
                                  <w:noProof/>
                                  <w:color w:val="auto"/>
                                  <w:sz w:val="22"/>
                                  <w:szCs w:val="22"/>
                                </w:rPr>
                                <w:delText>3</w:delText>
                              </w:r>
                              <w:r w:rsidRPr="002F0E0E" w:rsidDel="002477E8">
                                <w:rPr>
                                  <w:rFonts w:ascii="Times New Roman" w:hAnsi="Times New Roman"/>
                                  <w:color w:val="auto"/>
                                  <w:sz w:val="22"/>
                                  <w:szCs w:val="22"/>
                                </w:rPr>
                                <w:fldChar w:fldCharType="end"/>
                              </w:r>
                            </w:del>
                            <w:ins w:id="647" w:author="Author">
                              <w:r>
                                <w:rPr>
                                  <w:rFonts w:ascii="Times New Roman" w:hAnsi="Times New Roman"/>
                                  <w:color w:val="auto"/>
                                  <w:sz w:val="22"/>
                                  <w:szCs w:val="22"/>
                                </w:rPr>
                                <w:t>5.2—</w:t>
                              </w:r>
                            </w:ins>
                            <w:del w:id="648" w:author="Author">
                              <w:r w:rsidRPr="002F0E0E" w:rsidDel="002477E8">
                                <w:rPr>
                                  <w:rFonts w:ascii="Times New Roman" w:hAnsi="Times New Roman"/>
                                  <w:color w:val="auto"/>
                                  <w:sz w:val="22"/>
                                  <w:szCs w:val="22"/>
                                </w:rPr>
                                <w:delText>.</w:delText>
                              </w:r>
                            </w:del>
                            <w:r w:rsidRPr="002F0E0E">
                              <w:rPr>
                                <w:rFonts w:ascii="Times New Roman" w:hAnsi="Times New Roman"/>
                                <w:color w:val="auto"/>
                                <w:sz w:val="22"/>
                                <w:szCs w:val="22"/>
                              </w:rPr>
                              <w:t xml:space="preserve"> Safety nets and emergency interventions: problems and potential</w:t>
                            </w:r>
                          </w:p>
                          <w:p w:rsidR="008B33A2" w:rsidRPr="0050701B" w:rsidRDefault="008B33A2" w:rsidP="00EA6326">
                            <w:pPr>
                              <w:spacing w:after="120" w:line="240" w:lineRule="auto"/>
                              <w:ind w:left="180"/>
                              <w:jc w:val="both"/>
                              <w:rPr>
                                <w:rFonts w:ascii="Times New Roman" w:hAnsi="Times New Roman"/>
                                <w:sz w:val="20"/>
                                <w:szCs w:val="20"/>
                              </w:rPr>
                            </w:pPr>
                            <w:r w:rsidRPr="0050701B">
                              <w:rPr>
                                <w:rFonts w:ascii="Times New Roman" w:hAnsi="Times New Roman"/>
                                <w:sz w:val="20"/>
                                <w:szCs w:val="20"/>
                              </w:rPr>
                              <w:t>Much of the existing</w:t>
                            </w:r>
                            <w:r>
                              <w:rPr>
                                <w:rFonts w:ascii="Times New Roman" w:hAnsi="Times New Roman"/>
                                <w:sz w:val="20"/>
                                <w:szCs w:val="20"/>
                              </w:rPr>
                              <w:t xml:space="preserve"> development activities in pastoralist areas have </w:t>
                            </w:r>
                            <w:r w:rsidRPr="0050701B">
                              <w:rPr>
                                <w:rFonts w:ascii="Times New Roman" w:hAnsi="Times New Roman"/>
                                <w:sz w:val="20"/>
                                <w:szCs w:val="20"/>
                              </w:rPr>
                              <w:t>focused almost on drought management</w:t>
                            </w:r>
                            <w:r>
                              <w:rPr>
                                <w:rFonts w:ascii="Times New Roman" w:hAnsi="Times New Roman"/>
                                <w:sz w:val="20"/>
                                <w:szCs w:val="20"/>
                              </w:rPr>
                              <w:t>, along with a more recent push to provide productive safety nets</w:t>
                            </w:r>
                            <w:r w:rsidRPr="0050701B">
                              <w:rPr>
                                <w:rFonts w:ascii="Times New Roman" w:hAnsi="Times New Roman"/>
                                <w:sz w:val="20"/>
                                <w:szCs w:val="20"/>
                              </w:rPr>
                              <w:t xml:space="preserve">. </w:t>
                            </w:r>
                            <w:r>
                              <w:rPr>
                                <w:rFonts w:ascii="Times New Roman" w:hAnsi="Times New Roman"/>
                                <w:sz w:val="20"/>
                                <w:szCs w:val="20"/>
                              </w:rPr>
                              <w:t>While these instruments should play on a role in promoting longer run development, by themselves they will not be sufficient. Moreover, there are many implementation bottlenecks not always fully appreciated.</w:t>
                            </w:r>
                            <w:r w:rsidRPr="0050701B">
                              <w:rPr>
                                <w:rFonts w:ascii="Times New Roman" w:hAnsi="Times New Roman"/>
                                <w:sz w:val="20"/>
                                <w:szCs w:val="20"/>
                              </w:rPr>
                              <w:t xml:space="preserve"> On drought management, </w:t>
                            </w:r>
                            <w:r>
                              <w:rPr>
                                <w:rFonts w:ascii="Times New Roman" w:hAnsi="Times New Roman"/>
                                <w:sz w:val="20"/>
                                <w:szCs w:val="20"/>
                              </w:rPr>
                              <w:t xml:space="preserve">for example, the evidence suggest that coordination failures, late and incomplete interventions, and the absence of basic infrastructure and threshold levels of commercialization all make emergency livestock interventions fairly ineffective </w:t>
                            </w:r>
                            <w:r w:rsidRPr="0050701B">
                              <w:rPr>
                                <w:rFonts w:ascii="Times New Roman" w:hAnsi="Times New Roman"/>
                                <w:sz w:val="20"/>
                                <w:szCs w:val="20"/>
                              </w:rPr>
                              <w:t>(</w:t>
                            </w:r>
                            <w:proofErr w:type="spellStart"/>
                            <w:r w:rsidRPr="0050701B">
                              <w:rPr>
                                <w:rFonts w:ascii="Times New Roman" w:hAnsi="Times New Roman"/>
                                <w:sz w:val="20"/>
                                <w:szCs w:val="20"/>
                              </w:rPr>
                              <w:t>Pantuliano</w:t>
                            </w:r>
                            <w:proofErr w:type="spellEnd"/>
                            <w:r w:rsidRPr="0050701B">
                              <w:rPr>
                                <w:rFonts w:ascii="Times New Roman" w:hAnsi="Times New Roman"/>
                                <w:sz w:val="20"/>
                                <w:szCs w:val="20"/>
                              </w:rPr>
                              <w:t xml:space="preserve"> and </w:t>
                            </w:r>
                            <w:proofErr w:type="spellStart"/>
                            <w:r w:rsidRPr="0050701B">
                              <w:rPr>
                                <w:rFonts w:ascii="Times New Roman" w:hAnsi="Times New Roman"/>
                                <w:sz w:val="20"/>
                                <w:szCs w:val="20"/>
                              </w:rPr>
                              <w:t>Wekesa</w:t>
                            </w:r>
                            <w:proofErr w:type="spellEnd"/>
                            <w:r w:rsidRPr="0050701B">
                              <w:rPr>
                                <w:rFonts w:ascii="Times New Roman" w:hAnsi="Times New Roman"/>
                                <w:sz w:val="20"/>
                                <w:szCs w:val="20"/>
                              </w:rPr>
                              <w:t xml:space="preserve"> 2008</w:t>
                            </w:r>
                            <w:r>
                              <w:rPr>
                                <w:rFonts w:ascii="Times New Roman" w:hAnsi="Times New Roman"/>
                                <w:sz w:val="20"/>
                                <w:szCs w:val="20"/>
                              </w:rPr>
                              <w:t>; ILRI 2010</w:t>
                            </w:r>
                            <w:r w:rsidRPr="0050701B">
                              <w:rPr>
                                <w:rFonts w:ascii="Times New Roman" w:hAnsi="Times New Roman"/>
                                <w:sz w:val="20"/>
                                <w:szCs w:val="20"/>
                              </w:rPr>
                              <w:t xml:space="preserve">). </w:t>
                            </w:r>
                            <w:r>
                              <w:rPr>
                                <w:rFonts w:ascii="Times New Roman" w:hAnsi="Times New Roman"/>
                                <w:sz w:val="20"/>
                                <w:szCs w:val="20"/>
                              </w:rPr>
                              <w:t>In terms of productive safety nets, t</w:t>
                            </w:r>
                            <w:r w:rsidRPr="0050701B">
                              <w:rPr>
                                <w:rFonts w:ascii="Times New Roman" w:hAnsi="Times New Roman"/>
                                <w:sz w:val="20"/>
                                <w:szCs w:val="20"/>
                              </w:rPr>
                              <w:t>here has also been significant media cov</w:t>
                            </w:r>
                            <w:r>
                              <w:rPr>
                                <w:rFonts w:ascii="Times New Roman" w:hAnsi="Times New Roman"/>
                                <w:sz w:val="20"/>
                                <w:szCs w:val="20"/>
                              </w:rPr>
                              <w:t xml:space="preserve">erage of the fact that Ethiopia, in particular, has a large </w:t>
                            </w:r>
                            <w:r w:rsidRPr="0050701B">
                              <w:rPr>
                                <w:rFonts w:ascii="Times New Roman" w:hAnsi="Times New Roman"/>
                                <w:sz w:val="20"/>
                                <w:szCs w:val="20"/>
                              </w:rPr>
                              <w:t>social safety n</w:t>
                            </w:r>
                            <w:r>
                              <w:rPr>
                                <w:rFonts w:ascii="Times New Roman" w:hAnsi="Times New Roman"/>
                                <w:sz w:val="20"/>
                                <w:szCs w:val="20"/>
                              </w:rPr>
                              <w:t>et program already</w:t>
                            </w:r>
                            <w:r w:rsidRPr="0050701B">
                              <w:rPr>
                                <w:rFonts w:ascii="Times New Roman" w:hAnsi="Times New Roman"/>
                                <w:sz w:val="20"/>
                                <w:szCs w:val="20"/>
                              </w:rPr>
                              <w:t xml:space="preserve"> in place in </w:t>
                            </w:r>
                            <w:r>
                              <w:rPr>
                                <w:rFonts w:ascii="Times New Roman" w:hAnsi="Times New Roman"/>
                                <w:i/>
                                <w:sz w:val="20"/>
                                <w:szCs w:val="20"/>
                              </w:rPr>
                              <w:t xml:space="preserve">some </w:t>
                            </w:r>
                            <w:r w:rsidRPr="0050701B">
                              <w:rPr>
                                <w:rFonts w:ascii="Times New Roman" w:hAnsi="Times New Roman"/>
                                <w:sz w:val="20"/>
                                <w:szCs w:val="20"/>
                              </w:rPr>
                              <w:t>pastoralist areas</w:t>
                            </w:r>
                            <w:r>
                              <w:rPr>
                                <w:rFonts w:ascii="Times New Roman" w:hAnsi="Times New Roman"/>
                                <w:sz w:val="20"/>
                                <w:szCs w:val="20"/>
                              </w:rPr>
                              <w:t xml:space="preserve"> (see the map below)</w:t>
                            </w:r>
                            <w:r w:rsidRPr="0050701B">
                              <w:rPr>
                                <w:rFonts w:ascii="Times New Roman" w:hAnsi="Times New Roman"/>
                                <w:sz w:val="20"/>
                                <w:szCs w:val="20"/>
                              </w:rPr>
                              <w:t>. The PSNP offers food or cash in exchange for labor</w:t>
                            </w:r>
                            <w:r>
                              <w:rPr>
                                <w:rFonts w:ascii="Times New Roman" w:hAnsi="Times New Roman"/>
                                <w:sz w:val="20"/>
                                <w:szCs w:val="20"/>
                              </w:rPr>
                              <w:t xml:space="preserve"> aimed at building community assets</w:t>
                            </w:r>
                            <w:r w:rsidRPr="0050701B">
                              <w:rPr>
                                <w:rFonts w:ascii="Times New Roman" w:hAnsi="Times New Roman"/>
                                <w:sz w:val="20"/>
                                <w:szCs w:val="20"/>
                              </w:rPr>
                              <w:t xml:space="preserve"> (or without exchange in the case of the most vulnerable labor-constrained households), and is </w:t>
                            </w:r>
                            <w:r w:rsidRPr="002D6958">
                              <w:rPr>
                                <w:rFonts w:ascii="Times New Roman" w:hAnsi="Times New Roman"/>
                                <w:sz w:val="20"/>
                                <w:szCs w:val="20"/>
                              </w:rPr>
                              <w:t xml:space="preserve">targeted at the poorest districts in the country. Recent evaluations of the PSNP by IFPRI have found that PSNP performs quite well in terms of targeting the poor, </w:t>
                            </w:r>
                            <w:r w:rsidRPr="00487F99">
                              <w:rPr>
                                <w:rFonts w:ascii="Times New Roman" w:hAnsi="Times New Roman"/>
                                <w:sz w:val="20"/>
                                <w:szCs w:val="20"/>
                              </w:rPr>
                              <w:t>but significant impact on food insecurity or asset accumulation occurred only when the PSNP is implemented as planned in terms the extent of beneficiaries</w:t>
                            </w:r>
                            <w:r w:rsidRPr="00846611">
                              <w:rPr>
                                <w:rFonts w:ascii="Times New Roman" w:hAnsi="Times New Roman"/>
                                <w:sz w:val="20"/>
                                <w:szCs w:val="20"/>
                              </w:rPr>
                              <w:t>’</w:t>
                            </w:r>
                            <w:r w:rsidRPr="00487F99">
                              <w:rPr>
                                <w:rFonts w:ascii="Times New Roman" w:hAnsi="Times New Roman"/>
                                <w:sz w:val="20"/>
                                <w:szCs w:val="20"/>
                              </w:rPr>
                              <w:t xml:space="preserve"> participation in the Public Works component and level and timeliness of corresponding </w:t>
                            </w:r>
                            <w:r w:rsidRPr="002D6958">
                              <w:rPr>
                                <w:rFonts w:ascii="Times New Roman" w:hAnsi="Times New Roman"/>
                                <w:sz w:val="20"/>
                                <w:szCs w:val="20"/>
                              </w:rPr>
                              <w:t xml:space="preserve">payments. Graduation rates out of the PSNP are also low. It is noteworthy that these outcomes vary across regions. </w:t>
                            </w:r>
                            <w:r>
                              <w:rPr>
                                <w:rFonts w:ascii="Times New Roman" w:hAnsi="Times New Roman"/>
                                <w:sz w:val="20"/>
                                <w:szCs w:val="20"/>
                              </w:rPr>
                              <w:t xml:space="preserve">Moreover, in pastoralist regions the program has not been fully operational. As a consequence, while the safety net component is indeed providing some social protection, the productive component has yet to work effectively in the pastoralist lowlands than in the highlands. In this regard, there are clearly </w:t>
                            </w:r>
                            <w:r w:rsidRPr="0050701B">
                              <w:rPr>
                                <w:rFonts w:ascii="Times New Roman" w:hAnsi="Times New Roman"/>
                                <w:sz w:val="20"/>
                                <w:szCs w:val="20"/>
                              </w:rPr>
                              <w:t xml:space="preserve">a number of challenges to tailoring the program to pastoralist livelihoods. </w:t>
                            </w:r>
                            <w:r>
                              <w:rPr>
                                <w:rFonts w:ascii="Times New Roman" w:hAnsi="Times New Roman"/>
                                <w:sz w:val="20"/>
                                <w:szCs w:val="20"/>
                              </w:rPr>
                              <w:t>First, t</w:t>
                            </w:r>
                            <w:r w:rsidRPr="0050701B">
                              <w:rPr>
                                <w:rFonts w:ascii="Times New Roman" w:hAnsi="Times New Roman"/>
                                <w:sz w:val="20"/>
                                <w:szCs w:val="20"/>
                              </w:rPr>
                              <w:t>arg</w:t>
                            </w:r>
                            <w:r>
                              <w:rPr>
                                <w:rFonts w:ascii="Times New Roman" w:hAnsi="Times New Roman"/>
                                <w:sz w:val="20"/>
                                <w:szCs w:val="20"/>
                              </w:rPr>
                              <w:t xml:space="preserve">eting </w:t>
                            </w:r>
                            <w:r w:rsidRPr="0050701B">
                              <w:rPr>
                                <w:rFonts w:ascii="Times New Roman" w:hAnsi="Times New Roman"/>
                                <w:sz w:val="20"/>
                                <w:szCs w:val="20"/>
                              </w:rPr>
                              <w:t>is particularly difficult in a pastoralist setting where chronic poverty may be less of a problem than acute drought-induced poverty. Because the PSNP does give entitlements to all but only to those identified as poor/</w:t>
                            </w:r>
                            <w:r>
                              <w:rPr>
                                <w:rFonts w:ascii="Times New Roman" w:hAnsi="Times New Roman"/>
                                <w:sz w:val="20"/>
                                <w:szCs w:val="20"/>
                              </w:rPr>
                              <w:t xml:space="preserve">chronically </w:t>
                            </w:r>
                            <w:r w:rsidRPr="0050701B">
                              <w:rPr>
                                <w:rFonts w:ascii="Times New Roman" w:hAnsi="Times New Roman"/>
                                <w:sz w:val="20"/>
                                <w:szCs w:val="20"/>
                              </w:rPr>
                              <w:t>food insecure (unlike the National Rural Employment Guarantee Scheme in India, for example), a household thrown into poverty by drought cannot easily get access to PSNP entitlements</w:t>
                            </w:r>
                            <w:r>
                              <w:rPr>
                                <w:rFonts w:ascii="Times New Roman" w:hAnsi="Times New Roman"/>
                                <w:sz w:val="20"/>
                                <w:szCs w:val="20"/>
                              </w:rPr>
                              <w:t xml:space="preserve"> (though there are other sources of support)</w:t>
                            </w:r>
                            <w:r w:rsidRPr="0050701B">
                              <w:rPr>
                                <w:rFonts w:ascii="Times New Roman" w:hAnsi="Times New Roman"/>
                                <w:sz w:val="20"/>
                                <w:szCs w:val="20"/>
                              </w:rPr>
                              <w:t xml:space="preserve">. </w:t>
                            </w:r>
                            <w:r>
                              <w:rPr>
                                <w:rFonts w:ascii="Times New Roman" w:hAnsi="Times New Roman"/>
                                <w:sz w:val="20"/>
                                <w:szCs w:val="20"/>
                              </w:rPr>
                              <w:t>Second, the program needs to identify asset-building activities that are most useful for pastoralists themselves. One promising</w:t>
                            </w:r>
                            <w:r w:rsidRPr="0050701B">
                              <w:rPr>
                                <w:rFonts w:ascii="Times New Roman" w:hAnsi="Times New Roman"/>
                                <w:sz w:val="20"/>
                                <w:szCs w:val="20"/>
                              </w:rPr>
                              <w:t xml:space="preserve"> trial program (the PSNP </w:t>
                            </w:r>
                            <w:proofErr w:type="gramStart"/>
                            <w:r w:rsidRPr="0050701B">
                              <w:rPr>
                                <w:rFonts w:ascii="Times New Roman" w:hAnsi="Times New Roman"/>
                                <w:sz w:val="20"/>
                                <w:szCs w:val="20"/>
                              </w:rPr>
                              <w:t>Plus</w:t>
                            </w:r>
                            <w:proofErr w:type="gramEnd"/>
                            <w:r w:rsidRPr="0050701B">
                              <w:rPr>
                                <w:rFonts w:ascii="Times New Roman" w:hAnsi="Times New Roman"/>
                                <w:sz w:val="20"/>
                                <w:szCs w:val="20"/>
                              </w:rPr>
                              <w:t xml:space="preserve"> Livestock</w:t>
                            </w:r>
                            <w:r>
                              <w:rPr>
                                <w:rFonts w:ascii="Times New Roman" w:hAnsi="Times New Roman"/>
                                <w:sz w:val="20"/>
                                <w:szCs w:val="20"/>
                              </w:rPr>
                              <w:t xml:space="preserve">; see </w:t>
                            </w:r>
                            <w:del w:id="649" w:author="Author">
                              <w:r w:rsidDel="002477E8">
                                <w:rPr>
                                  <w:rFonts w:ascii="Times New Roman" w:hAnsi="Times New Roman"/>
                                  <w:sz w:val="20"/>
                                  <w:szCs w:val="20"/>
                                </w:rPr>
                                <w:delText>map</w:delText>
                              </w:r>
                            </w:del>
                            <w:ins w:id="650" w:author="Author">
                              <w:r>
                                <w:rPr>
                                  <w:rFonts w:ascii="Times New Roman" w:hAnsi="Times New Roman"/>
                                  <w:sz w:val="20"/>
                                  <w:szCs w:val="20"/>
                                </w:rPr>
                                <w:t>Figure 5.3</w:t>
                              </w:r>
                            </w:ins>
                            <w:r>
                              <w:rPr>
                                <w:rFonts w:ascii="Times New Roman" w:hAnsi="Times New Roman"/>
                                <w:sz w:val="20"/>
                                <w:szCs w:val="20"/>
                              </w:rPr>
                              <w:t xml:space="preserve">) </w:t>
                            </w:r>
                            <w:r w:rsidRPr="0050701B">
                              <w:rPr>
                                <w:rFonts w:ascii="Times New Roman" w:hAnsi="Times New Roman"/>
                                <w:sz w:val="20"/>
                                <w:szCs w:val="20"/>
                              </w:rPr>
                              <w:t>involves giving PSNP participants a five day training course that covers fattening</w:t>
                            </w:r>
                            <w:r>
                              <w:rPr>
                                <w:rFonts w:ascii="Times New Roman" w:hAnsi="Times New Roman"/>
                                <w:sz w:val="20"/>
                                <w:szCs w:val="20"/>
                              </w:rPr>
                              <w:t xml:space="preserve"> techniques</w:t>
                            </w:r>
                            <w:r w:rsidRPr="0050701B">
                              <w:rPr>
                                <w:rFonts w:ascii="Times New Roman" w:hAnsi="Times New Roman"/>
                                <w:sz w:val="20"/>
                                <w:szCs w:val="20"/>
                              </w:rPr>
                              <w:t xml:space="preserve">, provision of feed, veterinary services, business skills training, and linking to markets. </w:t>
                            </w:r>
                            <w:r>
                              <w:rPr>
                                <w:rFonts w:ascii="Times New Roman" w:hAnsi="Times New Roman"/>
                                <w:sz w:val="20"/>
                                <w:szCs w:val="20"/>
                              </w:rPr>
                              <w:t>But clearly a great deal of learning, tailoring and expansion would need to take place before PSNP can be said to have made a substantial contribution to improving the resilience and productivity of households in pastoralist regions.</w:t>
                            </w:r>
                          </w:p>
                          <w:p w:rsidR="008B33A2" w:rsidRDefault="008B33A2" w:rsidP="002F26EA">
                            <w:pPr>
                              <w:spacing w:after="0" w:line="240" w:lineRule="auto"/>
                              <w:ind w:firstLine="180"/>
                              <w:rPr>
                                <w:sz w:val="20"/>
                                <w:szCs w:val="20"/>
                              </w:rPr>
                            </w:pPr>
                            <w:ins w:id="651" w:author="Author">
                              <w:r>
                                <w:rPr>
                                  <w:sz w:val="20"/>
                                  <w:szCs w:val="20"/>
                                </w:rPr>
                                <w:t xml:space="preserve">Figure 5.3—Ethiopia: Productive Safety Net Program (PSNP) </w:t>
                              </w:r>
                              <w:proofErr w:type="spellStart"/>
                              <w:r>
                                <w:rPr>
                                  <w:sz w:val="20"/>
                                  <w:szCs w:val="20"/>
                                </w:rPr>
                                <w:t>Woredas</w:t>
                              </w:r>
                              <w:proofErr w:type="spellEnd"/>
                              <w:r>
                                <w:rPr>
                                  <w:sz w:val="20"/>
                                  <w:szCs w:val="20"/>
                                </w:rPr>
                                <w:t xml:space="preserve"> and Responsible Agency in 2007</w:t>
                              </w:r>
                            </w:ins>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Pr="0050701B" w:rsidRDefault="008B33A2" w:rsidP="002F26EA">
                            <w:pPr>
                              <w:spacing w:after="0" w:line="240" w:lineRule="auto"/>
                              <w:ind w:firstLine="180"/>
                              <w:rPr>
                                <w:sz w:val="20"/>
                                <w:szCs w:val="20"/>
                              </w:rPr>
                            </w:pPr>
                            <w:ins w:id="652" w:author="Author">
                              <w:r>
                                <w:rPr>
                                  <w:noProof/>
                                  <w:sz w:val="20"/>
                                  <w:szCs w:val="20"/>
                                </w:rPr>
                                <w:t>Source: UN Office for the Coordination of Humanitarian Affairs (2007).</w:t>
                              </w:r>
                            </w:ins>
                          </w:p>
                          <w:p w:rsidR="008B33A2" w:rsidRPr="0050701B" w:rsidRDefault="008B33A2" w:rsidP="00EA6326">
                            <w:pPr>
                              <w:spacing w:after="0" w:line="240" w:lineRule="auto"/>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7" type="#_x0000_t202" style="position:absolute;left:0;text-align:left;margin-left:-1.25pt;margin-top:6.75pt;width:452.25pt;height:661.5pt;z-index:251654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" filled="f">
                <v:textbox>
                  <w:txbxContent>
                    <w:p w:rsidR="008B33A2" w:rsidRPr="002F0E0E" w:rsidRDefault="008B33A2" w:rsidP="00EA6326">
                      <w:pPr>
                        <w:pStyle w:val="Caption"/>
                        <w:spacing w:after="120"/>
                        <w:rPr>
                          <w:rFonts w:ascii="Times New Roman" w:hAnsi="Times New Roman"/>
                          <w:color w:val="auto"/>
                          <w:sz w:val="22"/>
                          <w:szCs w:val="22"/>
                        </w:rPr>
                      </w:pPr>
                      <w:r w:rsidRPr="002F0E0E">
                        <w:rPr>
                          <w:rFonts w:ascii="Times New Roman" w:hAnsi="Times New Roman"/>
                          <w:color w:val="auto"/>
                          <w:sz w:val="22"/>
                          <w:szCs w:val="22"/>
                        </w:rPr>
                        <w:t xml:space="preserve">Box </w:t>
                      </w:r>
                      <w:del w:id="697" w:author="Author">
                        <w:r w:rsidRPr="002F0E0E" w:rsidDel="002477E8">
                          <w:rPr>
                            <w:rFonts w:ascii="Times New Roman" w:hAnsi="Times New Roman"/>
                            <w:color w:val="auto"/>
                            <w:sz w:val="22"/>
                            <w:szCs w:val="22"/>
                          </w:rPr>
                          <w:fldChar w:fldCharType="begin"/>
                        </w:r>
                        <w:r w:rsidRPr="002F0E0E" w:rsidDel="002477E8">
                          <w:rPr>
                            <w:rFonts w:ascii="Times New Roman" w:hAnsi="Times New Roman"/>
                            <w:color w:val="auto"/>
                            <w:sz w:val="22"/>
                            <w:szCs w:val="22"/>
                          </w:rPr>
                          <w:delInstrText xml:space="preserve"> SEQ Box \* ARABIC </w:delInstrText>
                        </w:r>
                        <w:r w:rsidRPr="002F0E0E" w:rsidDel="002477E8">
                          <w:rPr>
                            <w:rFonts w:ascii="Times New Roman" w:hAnsi="Times New Roman"/>
                            <w:color w:val="auto"/>
                            <w:sz w:val="22"/>
                            <w:szCs w:val="22"/>
                          </w:rPr>
                          <w:fldChar w:fldCharType="separate"/>
                        </w:r>
                        <w:r w:rsidDel="002477E8">
                          <w:rPr>
                            <w:rFonts w:ascii="Times New Roman" w:hAnsi="Times New Roman"/>
                            <w:noProof/>
                            <w:color w:val="auto"/>
                            <w:sz w:val="22"/>
                            <w:szCs w:val="22"/>
                          </w:rPr>
                          <w:delText>3</w:delText>
                        </w:r>
                        <w:r w:rsidRPr="002F0E0E" w:rsidDel="002477E8">
                          <w:rPr>
                            <w:rFonts w:ascii="Times New Roman" w:hAnsi="Times New Roman"/>
                            <w:color w:val="auto"/>
                            <w:sz w:val="22"/>
                            <w:szCs w:val="22"/>
                          </w:rPr>
                          <w:fldChar w:fldCharType="end"/>
                        </w:r>
                      </w:del>
                      <w:ins w:id="698" w:author="Author">
                        <w:r>
                          <w:rPr>
                            <w:rFonts w:ascii="Times New Roman" w:hAnsi="Times New Roman"/>
                            <w:color w:val="auto"/>
                            <w:sz w:val="22"/>
                            <w:szCs w:val="22"/>
                          </w:rPr>
                          <w:t>5.2—</w:t>
                        </w:r>
                      </w:ins>
                      <w:del w:id="699" w:author="Author">
                        <w:r w:rsidRPr="002F0E0E" w:rsidDel="002477E8">
                          <w:rPr>
                            <w:rFonts w:ascii="Times New Roman" w:hAnsi="Times New Roman"/>
                            <w:color w:val="auto"/>
                            <w:sz w:val="22"/>
                            <w:szCs w:val="22"/>
                          </w:rPr>
                          <w:delText>.</w:delText>
                        </w:r>
                      </w:del>
                      <w:r w:rsidRPr="002F0E0E">
                        <w:rPr>
                          <w:rFonts w:ascii="Times New Roman" w:hAnsi="Times New Roman"/>
                          <w:color w:val="auto"/>
                          <w:sz w:val="22"/>
                          <w:szCs w:val="22"/>
                        </w:rPr>
                        <w:t xml:space="preserve"> Safety nets and emergency interventions: problems and potential</w:t>
                      </w:r>
                    </w:p>
                    <w:p w:rsidR="008B33A2" w:rsidRPr="0050701B" w:rsidRDefault="008B33A2" w:rsidP="00EA6326">
                      <w:pPr>
                        <w:spacing w:after="120" w:line="240" w:lineRule="auto"/>
                        <w:ind w:left="180"/>
                        <w:jc w:val="both"/>
                        <w:rPr>
                          <w:rFonts w:ascii="Times New Roman" w:hAnsi="Times New Roman"/>
                          <w:sz w:val="20"/>
                          <w:szCs w:val="20"/>
                        </w:rPr>
                      </w:pPr>
                      <w:r w:rsidRPr="0050701B">
                        <w:rPr>
                          <w:rFonts w:ascii="Times New Roman" w:hAnsi="Times New Roman"/>
                          <w:sz w:val="20"/>
                          <w:szCs w:val="20"/>
                        </w:rPr>
                        <w:t>Much of the existing</w:t>
                      </w:r>
                      <w:r>
                        <w:rPr>
                          <w:rFonts w:ascii="Times New Roman" w:hAnsi="Times New Roman"/>
                          <w:sz w:val="20"/>
                          <w:szCs w:val="20"/>
                        </w:rPr>
                        <w:t xml:space="preserve"> development activities in pastoralist areas have </w:t>
                      </w:r>
                      <w:r w:rsidRPr="0050701B">
                        <w:rPr>
                          <w:rFonts w:ascii="Times New Roman" w:hAnsi="Times New Roman"/>
                          <w:sz w:val="20"/>
                          <w:szCs w:val="20"/>
                        </w:rPr>
                        <w:t>focused almost on drought management</w:t>
                      </w:r>
                      <w:r>
                        <w:rPr>
                          <w:rFonts w:ascii="Times New Roman" w:hAnsi="Times New Roman"/>
                          <w:sz w:val="20"/>
                          <w:szCs w:val="20"/>
                        </w:rPr>
                        <w:t>, along with a more recent push to provide productive safety nets</w:t>
                      </w:r>
                      <w:r w:rsidRPr="0050701B">
                        <w:rPr>
                          <w:rFonts w:ascii="Times New Roman" w:hAnsi="Times New Roman"/>
                          <w:sz w:val="20"/>
                          <w:szCs w:val="20"/>
                        </w:rPr>
                        <w:t xml:space="preserve">. </w:t>
                      </w:r>
                      <w:r>
                        <w:rPr>
                          <w:rFonts w:ascii="Times New Roman" w:hAnsi="Times New Roman"/>
                          <w:sz w:val="20"/>
                          <w:szCs w:val="20"/>
                        </w:rPr>
                        <w:t>While these instruments should play on a role in promoting longer run development, by themselves they will not be sufficient. Moreover, there are many implementation bottlenecks not always fully appreciated.</w:t>
                      </w:r>
                      <w:r w:rsidRPr="0050701B">
                        <w:rPr>
                          <w:rFonts w:ascii="Times New Roman" w:hAnsi="Times New Roman"/>
                          <w:sz w:val="20"/>
                          <w:szCs w:val="20"/>
                        </w:rPr>
                        <w:t xml:space="preserve"> On drought management, </w:t>
                      </w:r>
                      <w:r>
                        <w:rPr>
                          <w:rFonts w:ascii="Times New Roman" w:hAnsi="Times New Roman"/>
                          <w:sz w:val="20"/>
                          <w:szCs w:val="20"/>
                        </w:rPr>
                        <w:t xml:space="preserve">for example, the evidence suggest that coordination failures, late and incomplete interventions, and the absence of basic infrastructure and threshold levels of commercialization all make emergency livestock interventions fairly ineffective </w:t>
                      </w:r>
                      <w:r w:rsidRPr="0050701B">
                        <w:rPr>
                          <w:rFonts w:ascii="Times New Roman" w:hAnsi="Times New Roman"/>
                          <w:sz w:val="20"/>
                          <w:szCs w:val="20"/>
                        </w:rPr>
                        <w:t>(</w:t>
                      </w:r>
                      <w:proofErr w:type="spellStart"/>
                      <w:r w:rsidRPr="0050701B">
                        <w:rPr>
                          <w:rFonts w:ascii="Times New Roman" w:hAnsi="Times New Roman"/>
                          <w:sz w:val="20"/>
                          <w:szCs w:val="20"/>
                        </w:rPr>
                        <w:t>Pantuliano</w:t>
                      </w:r>
                      <w:proofErr w:type="spellEnd"/>
                      <w:r w:rsidRPr="0050701B">
                        <w:rPr>
                          <w:rFonts w:ascii="Times New Roman" w:hAnsi="Times New Roman"/>
                          <w:sz w:val="20"/>
                          <w:szCs w:val="20"/>
                        </w:rPr>
                        <w:t xml:space="preserve"> and </w:t>
                      </w:r>
                      <w:proofErr w:type="spellStart"/>
                      <w:r w:rsidRPr="0050701B">
                        <w:rPr>
                          <w:rFonts w:ascii="Times New Roman" w:hAnsi="Times New Roman"/>
                          <w:sz w:val="20"/>
                          <w:szCs w:val="20"/>
                        </w:rPr>
                        <w:t>Wekesa</w:t>
                      </w:r>
                      <w:proofErr w:type="spellEnd"/>
                      <w:r w:rsidRPr="0050701B">
                        <w:rPr>
                          <w:rFonts w:ascii="Times New Roman" w:hAnsi="Times New Roman"/>
                          <w:sz w:val="20"/>
                          <w:szCs w:val="20"/>
                        </w:rPr>
                        <w:t xml:space="preserve"> 2008</w:t>
                      </w:r>
                      <w:r>
                        <w:rPr>
                          <w:rFonts w:ascii="Times New Roman" w:hAnsi="Times New Roman"/>
                          <w:sz w:val="20"/>
                          <w:szCs w:val="20"/>
                        </w:rPr>
                        <w:t>; ILRI 2010</w:t>
                      </w:r>
                      <w:r w:rsidRPr="0050701B">
                        <w:rPr>
                          <w:rFonts w:ascii="Times New Roman" w:hAnsi="Times New Roman"/>
                          <w:sz w:val="20"/>
                          <w:szCs w:val="20"/>
                        </w:rPr>
                        <w:t xml:space="preserve">). </w:t>
                      </w:r>
                      <w:r>
                        <w:rPr>
                          <w:rFonts w:ascii="Times New Roman" w:hAnsi="Times New Roman"/>
                          <w:sz w:val="20"/>
                          <w:szCs w:val="20"/>
                        </w:rPr>
                        <w:t>In terms of productive safety nets, t</w:t>
                      </w:r>
                      <w:r w:rsidRPr="0050701B">
                        <w:rPr>
                          <w:rFonts w:ascii="Times New Roman" w:hAnsi="Times New Roman"/>
                          <w:sz w:val="20"/>
                          <w:szCs w:val="20"/>
                        </w:rPr>
                        <w:t>here has also been significant media cov</w:t>
                      </w:r>
                      <w:r>
                        <w:rPr>
                          <w:rFonts w:ascii="Times New Roman" w:hAnsi="Times New Roman"/>
                          <w:sz w:val="20"/>
                          <w:szCs w:val="20"/>
                        </w:rPr>
                        <w:t xml:space="preserve">erage of the fact that Ethiopia, in particular, has a large </w:t>
                      </w:r>
                      <w:r w:rsidRPr="0050701B">
                        <w:rPr>
                          <w:rFonts w:ascii="Times New Roman" w:hAnsi="Times New Roman"/>
                          <w:sz w:val="20"/>
                          <w:szCs w:val="20"/>
                        </w:rPr>
                        <w:t>social safety n</w:t>
                      </w:r>
                      <w:r>
                        <w:rPr>
                          <w:rFonts w:ascii="Times New Roman" w:hAnsi="Times New Roman"/>
                          <w:sz w:val="20"/>
                          <w:szCs w:val="20"/>
                        </w:rPr>
                        <w:t>et program already</w:t>
                      </w:r>
                      <w:r w:rsidRPr="0050701B">
                        <w:rPr>
                          <w:rFonts w:ascii="Times New Roman" w:hAnsi="Times New Roman"/>
                          <w:sz w:val="20"/>
                          <w:szCs w:val="20"/>
                        </w:rPr>
                        <w:t xml:space="preserve"> in place in </w:t>
                      </w:r>
                      <w:r>
                        <w:rPr>
                          <w:rFonts w:ascii="Times New Roman" w:hAnsi="Times New Roman"/>
                          <w:i/>
                          <w:sz w:val="20"/>
                          <w:szCs w:val="20"/>
                        </w:rPr>
                        <w:t xml:space="preserve">some </w:t>
                      </w:r>
                      <w:r w:rsidRPr="0050701B">
                        <w:rPr>
                          <w:rFonts w:ascii="Times New Roman" w:hAnsi="Times New Roman"/>
                          <w:sz w:val="20"/>
                          <w:szCs w:val="20"/>
                        </w:rPr>
                        <w:t>pastoralist areas</w:t>
                      </w:r>
                      <w:r>
                        <w:rPr>
                          <w:rFonts w:ascii="Times New Roman" w:hAnsi="Times New Roman"/>
                          <w:sz w:val="20"/>
                          <w:szCs w:val="20"/>
                        </w:rPr>
                        <w:t xml:space="preserve"> (see the map below)</w:t>
                      </w:r>
                      <w:r w:rsidRPr="0050701B">
                        <w:rPr>
                          <w:rFonts w:ascii="Times New Roman" w:hAnsi="Times New Roman"/>
                          <w:sz w:val="20"/>
                          <w:szCs w:val="20"/>
                        </w:rPr>
                        <w:t>. The PSNP offers food or cash in exchange for labor</w:t>
                      </w:r>
                      <w:r>
                        <w:rPr>
                          <w:rFonts w:ascii="Times New Roman" w:hAnsi="Times New Roman"/>
                          <w:sz w:val="20"/>
                          <w:szCs w:val="20"/>
                        </w:rPr>
                        <w:t xml:space="preserve"> aimed at building community assets</w:t>
                      </w:r>
                      <w:r w:rsidRPr="0050701B">
                        <w:rPr>
                          <w:rFonts w:ascii="Times New Roman" w:hAnsi="Times New Roman"/>
                          <w:sz w:val="20"/>
                          <w:szCs w:val="20"/>
                        </w:rPr>
                        <w:t xml:space="preserve"> (or without exchange in the case of the most vulnerable labor-constrained households), and is </w:t>
                      </w:r>
                      <w:r w:rsidRPr="002D6958">
                        <w:rPr>
                          <w:rFonts w:ascii="Times New Roman" w:hAnsi="Times New Roman"/>
                          <w:sz w:val="20"/>
                          <w:szCs w:val="20"/>
                        </w:rPr>
                        <w:t xml:space="preserve">targeted at the poorest districts in the country. Recent evaluations of the PSNP by IFPRI have found that PSNP performs quite well in terms of targeting the poor, </w:t>
                      </w:r>
                      <w:r w:rsidRPr="00487F99">
                        <w:rPr>
                          <w:rFonts w:ascii="Times New Roman" w:hAnsi="Times New Roman"/>
                          <w:sz w:val="20"/>
                          <w:szCs w:val="20"/>
                        </w:rPr>
                        <w:t>but significant impact on food insecurity or asset accumulation occurred only when the PSNP is implemented as planned in terms the extent of beneficiaries</w:t>
                      </w:r>
                      <w:r w:rsidRPr="00846611">
                        <w:rPr>
                          <w:rFonts w:ascii="Times New Roman" w:hAnsi="Times New Roman"/>
                          <w:sz w:val="20"/>
                          <w:szCs w:val="20"/>
                        </w:rPr>
                        <w:t>’</w:t>
                      </w:r>
                      <w:r w:rsidRPr="00487F99">
                        <w:rPr>
                          <w:rFonts w:ascii="Times New Roman" w:hAnsi="Times New Roman"/>
                          <w:sz w:val="20"/>
                          <w:szCs w:val="20"/>
                        </w:rPr>
                        <w:t xml:space="preserve"> participation in the Public Works component and level and timeliness of corresponding </w:t>
                      </w:r>
                      <w:r w:rsidRPr="002D6958">
                        <w:rPr>
                          <w:rFonts w:ascii="Times New Roman" w:hAnsi="Times New Roman"/>
                          <w:sz w:val="20"/>
                          <w:szCs w:val="20"/>
                        </w:rPr>
                        <w:t xml:space="preserve">payments. Graduation rates out of the PSNP are also low. It is noteworthy that these outcomes vary across regions. </w:t>
                      </w:r>
                      <w:r>
                        <w:rPr>
                          <w:rFonts w:ascii="Times New Roman" w:hAnsi="Times New Roman"/>
                          <w:sz w:val="20"/>
                          <w:szCs w:val="20"/>
                        </w:rPr>
                        <w:t xml:space="preserve">Moreover, in pastoralist regions the program has not been fully operational. As a consequence, while the safety net component is indeed providing some social protection, the productive component has yet to work effectively in the pastoralist lowlands than in the highlands. In this regard, there are clearly </w:t>
                      </w:r>
                      <w:r w:rsidRPr="0050701B">
                        <w:rPr>
                          <w:rFonts w:ascii="Times New Roman" w:hAnsi="Times New Roman"/>
                          <w:sz w:val="20"/>
                          <w:szCs w:val="20"/>
                        </w:rPr>
                        <w:t xml:space="preserve">a number of challenges to tailoring the program to pastoralist livelihoods. </w:t>
                      </w:r>
                      <w:r>
                        <w:rPr>
                          <w:rFonts w:ascii="Times New Roman" w:hAnsi="Times New Roman"/>
                          <w:sz w:val="20"/>
                          <w:szCs w:val="20"/>
                        </w:rPr>
                        <w:t>First, t</w:t>
                      </w:r>
                      <w:r w:rsidRPr="0050701B">
                        <w:rPr>
                          <w:rFonts w:ascii="Times New Roman" w:hAnsi="Times New Roman"/>
                          <w:sz w:val="20"/>
                          <w:szCs w:val="20"/>
                        </w:rPr>
                        <w:t>arg</w:t>
                      </w:r>
                      <w:r>
                        <w:rPr>
                          <w:rFonts w:ascii="Times New Roman" w:hAnsi="Times New Roman"/>
                          <w:sz w:val="20"/>
                          <w:szCs w:val="20"/>
                        </w:rPr>
                        <w:t xml:space="preserve">eting </w:t>
                      </w:r>
                      <w:r w:rsidRPr="0050701B">
                        <w:rPr>
                          <w:rFonts w:ascii="Times New Roman" w:hAnsi="Times New Roman"/>
                          <w:sz w:val="20"/>
                          <w:szCs w:val="20"/>
                        </w:rPr>
                        <w:t>is particularly difficult in a pastoralist setting where chronic poverty may be less of a problem than acute drought-induced poverty. Because the PSNP does give entitlements to all but only to those identified as poor/</w:t>
                      </w:r>
                      <w:r>
                        <w:rPr>
                          <w:rFonts w:ascii="Times New Roman" w:hAnsi="Times New Roman"/>
                          <w:sz w:val="20"/>
                          <w:szCs w:val="20"/>
                        </w:rPr>
                        <w:t xml:space="preserve">chronically </w:t>
                      </w:r>
                      <w:r w:rsidRPr="0050701B">
                        <w:rPr>
                          <w:rFonts w:ascii="Times New Roman" w:hAnsi="Times New Roman"/>
                          <w:sz w:val="20"/>
                          <w:szCs w:val="20"/>
                        </w:rPr>
                        <w:t>food insecure (unlike the National Rural Employment Guarantee Scheme in India, for example), a household thrown into poverty by drought cannot easily get access to PSNP entitlements</w:t>
                      </w:r>
                      <w:r>
                        <w:rPr>
                          <w:rFonts w:ascii="Times New Roman" w:hAnsi="Times New Roman"/>
                          <w:sz w:val="20"/>
                          <w:szCs w:val="20"/>
                        </w:rPr>
                        <w:t xml:space="preserve"> (though there are other sources of support)</w:t>
                      </w:r>
                      <w:r w:rsidRPr="0050701B">
                        <w:rPr>
                          <w:rFonts w:ascii="Times New Roman" w:hAnsi="Times New Roman"/>
                          <w:sz w:val="20"/>
                          <w:szCs w:val="20"/>
                        </w:rPr>
                        <w:t xml:space="preserve">. </w:t>
                      </w:r>
                      <w:r>
                        <w:rPr>
                          <w:rFonts w:ascii="Times New Roman" w:hAnsi="Times New Roman"/>
                          <w:sz w:val="20"/>
                          <w:szCs w:val="20"/>
                        </w:rPr>
                        <w:t>Second, the program needs to identify asset-building activities that are most useful for pastoralists themselves. One promising</w:t>
                      </w:r>
                      <w:r w:rsidRPr="0050701B">
                        <w:rPr>
                          <w:rFonts w:ascii="Times New Roman" w:hAnsi="Times New Roman"/>
                          <w:sz w:val="20"/>
                          <w:szCs w:val="20"/>
                        </w:rPr>
                        <w:t xml:space="preserve"> trial program (the PSNP </w:t>
                      </w:r>
                      <w:proofErr w:type="gramStart"/>
                      <w:r w:rsidRPr="0050701B">
                        <w:rPr>
                          <w:rFonts w:ascii="Times New Roman" w:hAnsi="Times New Roman"/>
                          <w:sz w:val="20"/>
                          <w:szCs w:val="20"/>
                        </w:rPr>
                        <w:t>Plus</w:t>
                      </w:r>
                      <w:proofErr w:type="gramEnd"/>
                      <w:r w:rsidRPr="0050701B">
                        <w:rPr>
                          <w:rFonts w:ascii="Times New Roman" w:hAnsi="Times New Roman"/>
                          <w:sz w:val="20"/>
                          <w:szCs w:val="20"/>
                        </w:rPr>
                        <w:t xml:space="preserve"> Livestock</w:t>
                      </w:r>
                      <w:r>
                        <w:rPr>
                          <w:rFonts w:ascii="Times New Roman" w:hAnsi="Times New Roman"/>
                          <w:sz w:val="20"/>
                          <w:szCs w:val="20"/>
                        </w:rPr>
                        <w:t xml:space="preserve">; see </w:t>
                      </w:r>
                      <w:del w:id="700" w:author="Author">
                        <w:r w:rsidDel="002477E8">
                          <w:rPr>
                            <w:rFonts w:ascii="Times New Roman" w:hAnsi="Times New Roman"/>
                            <w:sz w:val="20"/>
                            <w:szCs w:val="20"/>
                          </w:rPr>
                          <w:delText>map</w:delText>
                        </w:r>
                      </w:del>
                      <w:ins w:id="701" w:author="Author">
                        <w:r>
                          <w:rPr>
                            <w:rFonts w:ascii="Times New Roman" w:hAnsi="Times New Roman"/>
                            <w:sz w:val="20"/>
                            <w:szCs w:val="20"/>
                          </w:rPr>
                          <w:t>Figure 5.3</w:t>
                        </w:r>
                      </w:ins>
                      <w:r>
                        <w:rPr>
                          <w:rFonts w:ascii="Times New Roman" w:hAnsi="Times New Roman"/>
                          <w:sz w:val="20"/>
                          <w:szCs w:val="20"/>
                        </w:rPr>
                        <w:t xml:space="preserve">) </w:t>
                      </w:r>
                      <w:r w:rsidRPr="0050701B">
                        <w:rPr>
                          <w:rFonts w:ascii="Times New Roman" w:hAnsi="Times New Roman"/>
                          <w:sz w:val="20"/>
                          <w:szCs w:val="20"/>
                        </w:rPr>
                        <w:t>involves giving PSNP participants a five day training course that covers fattening</w:t>
                      </w:r>
                      <w:r>
                        <w:rPr>
                          <w:rFonts w:ascii="Times New Roman" w:hAnsi="Times New Roman"/>
                          <w:sz w:val="20"/>
                          <w:szCs w:val="20"/>
                        </w:rPr>
                        <w:t xml:space="preserve"> techniques</w:t>
                      </w:r>
                      <w:r w:rsidRPr="0050701B">
                        <w:rPr>
                          <w:rFonts w:ascii="Times New Roman" w:hAnsi="Times New Roman"/>
                          <w:sz w:val="20"/>
                          <w:szCs w:val="20"/>
                        </w:rPr>
                        <w:t xml:space="preserve">, provision of feed, veterinary services, business skills training, and linking to markets. </w:t>
                      </w:r>
                      <w:r>
                        <w:rPr>
                          <w:rFonts w:ascii="Times New Roman" w:hAnsi="Times New Roman"/>
                          <w:sz w:val="20"/>
                          <w:szCs w:val="20"/>
                        </w:rPr>
                        <w:t>But clearly a great deal of learning, tailoring and expansion would need to take place before PSNP can be said to have made a substantial contribution to improving the resilience and productivity of households in pastoralist regions.</w:t>
                      </w:r>
                    </w:p>
                    <w:p w:rsidR="008B33A2" w:rsidRDefault="008B33A2" w:rsidP="002F26EA">
                      <w:pPr>
                        <w:spacing w:after="0" w:line="240" w:lineRule="auto"/>
                        <w:ind w:firstLine="180"/>
                        <w:rPr>
                          <w:sz w:val="20"/>
                          <w:szCs w:val="20"/>
                        </w:rPr>
                      </w:pPr>
                      <w:ins w:id="702" w:author="Author">
                        <w:r>
                          <w:rPr>
                            <w:sz w:val="20"/>
                            <w:szCs w:val="20"/>
                          </w:rPr>
                          <w:t xml:space="preserve">Figure 5.3—Ethiopia: Productive Safety Net Program (PSNP) </w:t>
                        </w:r>
                        <w:proofErr w:type="spellStart"/>
                        <w:r>
                          <w:rPr>
                            <w:sz w:val="20"/>
                            <w:szCs w:val="20"/>
                          </w:rPr>
                          <w:t>Woredas</w:t>
                        </w:r>
                        <w:proofErr w:type="spellEnd"/>
                        <w:r>
                          <w:rPr>
                            <w:sz w:val="20"/>
                            <w:szCs w:val="20"/>
                          </w:rPr>
                          <w:t xml:space="preserve"> and Responsible Agency in 2007</w:t>
                        </w:r>
                      </w:ins>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Default="008B33A2" w:rsidP="00EA6326">
                      <w:pPr>
                        <w:spacing w:after="0" w:line="240" w:lineRule="auto"/>
                        <w:rPr>
                          <w:sz w:val="20"/>
                          <w:szCs w:val="20"/>
                        </w:rPr>
                      </w:pPr>
                    </w:p>
                    <w:p w:rsidR="008B33A2" w:rsidRPr="0050701B" w:rsidRDefault="008B33A2" w:rsidP="002F26EA">
                      <w:pPr>
                        <w:spacing w:after="0" w:line="240" w:lineRule="auto"/>
                        <w:ind w:firstLine="180"/>
                        <w:rPr>
                          <w:sz w:val="20"/>
                          <w:szCs w:val="20"/>
                        </w:rPr>
                      </w:pPr>
                      <w:ins w:id="703" w:author="Author">
                        <w:r>
                          <w:rPr>
                            <w:noProof/>
                            <w:sz w:val="20"/>
                            <w:szCs w:val="20"/>
                          </w:rPr>
                          <w:t>Source: UN Office for the Coordination of Humanitarian Affairs (2007).</w:t>
                        </w:r>
                      </w:ins>
                    </w:p>
                    <w:p w:rsidR="008B33A2" w:rsidRPr="0050701B" w:rsidRDefault="008B33A2" w:rsidP="00EA6326">
                      <w:pPr>
                        <w:spacing w:after="0" w:line="240" w:lineRule="auto"/>
                        <w:rPr>
                          <w:sz w:val="20"/>
                          <w:szCs w:val="20"/>
                        </w:rPr>
                      </w:pPr>
                    </w:p>
                  </w:txbxContent>
                </v:textbox>
              </v:shape>
            </w:pict>
          </mc:Fallback>
        </mc:AlternateContent>
      </w:r>
      <w:r w:rsidR="002F26EA">
        <w:rPr>
          <w:rFonts w:ascii="Times New Roman" w:hAnsi="Times New Roman"/>
        </w:rPr>
        <w:br w:type="page"/>
      </w:r>
      <w:r w:rsidR="00487F99" w:rsidRPr="003351A3">
        <w:rPr>
          <w:rFonts w:ascii="Times New Roman" w:hAnsi="Times New Roman"/>
        </w:rPr>
        <w:lastRenderedPageBreak/>
        <w:t xml:space="preserve">How, then, can positive economic transformation take place? Devereux and </w:t>
      </w:r>
      <w:proofErr w:type="spellStart"/>
      <w:ins w:id="653" w:author="Author">
        <w:r w:rsidR="002855E7" w:rsidRPr="002855E7">
          <w:rPr>
            <w:rFonts w:ascii="Times New Roman" w:hAnsi="Times New Roman"/>
          </w:rPr>
          <w:t>Scoones</w:t>
        </w:r>
      </w:ins>
      <w:proofErr w:type="spellEnd"/>
      <w:del w:id="654" w:author="Author">
        <w:r w:rsidR="00487F99" w:rsidRPr="003351A3" w:rsidDel="002855E7">
          <w:rPr>
            <w:rFonts w:ascii="Times New Roman" w:hAnsi="Times New Roman"/>
          </w:rPr>
          <w:delText>Coombes (2008)</w:delText>
        </w:r>
      </w:del>
      <w:r w:rsidR="00487F99" w:rsidRPr="003351A3">
        <w:rPr>
          <w:rFonts w:ascii="Times New Roman" w:hAnsi="Times New Roman"/>
        </w:rPr>
        <w:t xml:space="preserve"> nicely summarize</w:t>
      </w:r>
      <w:r w:rsidR="002855E7">
        <w:rPr>
          <w:rFonts w:ascii="Times New Roman" w:hAnsi="Times New Roman"/>
        </w:rPr>
        <w:t>d</w:t>
      </w:r>
      <w:r w:rsidR="00487F99" w:rsidRPr="003351A3">
        <w:rPr>
          <w:rFonts w:ascii="Times New Roman" w:hAnsi="Times New Roman"/>
        </w:rPr>
        <w:t xml:space="preserve"> the appropriate principles underlying efforts to diversify these regions:</w:t>
      </w:r>
    </w:p>
    <w:p w:rsidR="00487F99" w:rsidRPr="003351A3" w:rsidRDefault="00487F99" w:rsidP="00642E0D">
      <w:pPr>
        <w:spacing w:after="120" w:line="240" w:lineRule="auto"/>
        <w:ind w:left="720"/>
        <w:jc w:val="both"/>
        <w:rPr>
          <w:rFonts w:ascii="Times New Roman" w:hAnsi="Times New Roman"/>
        </w:rPr>
      </w:pPr>
      <w:r w:rsidRPr="003351A3">
        <w:rPr>
          <w:rFonts w:ascii="Times New Roman" w:hAnsi="Times New Roman"/>
        </w:rPr>
        <w:t xml:space="preserve">Rather than imposing a single model on all pastoralist families (from </w:t>
      </w:r>
      <w:r w:rsidR="002855E7">
        <w:rPr>
          <w:rFonts w:ascii="Times New Roman" w:hAnsi="Times New Roman"/>
        </w:rPr>
        <w:t>“</w:t>
      </w:r>
      <w:r w:rsidRPr="003351A3">
        <w:rPr>
          <w:rFonts w:ascii="Times New Roman" w:hAnsi="Times New Roman"/>
        </w:rPr>
        <w:t>do nothing</w:t>
      </w:r>
      <w:r w:rsidR="002855E7">
        <w:rPr>
          <w:rFonts w:ascii="Times New Roman" w:hAnsi="Times New Roman"/>
        </w:rPr>
        <w:t>”</w:t>
      </w:r>
      <w:r w:rsidRPr="003351A3">
        <w:rPr>
          <w:rFonts w:ascii="Times New Roman" w:hAnsi="Times New Roman"/>
        </w:rPr>
        <w:t xml:space="preserve"> through to </w:t>
      </w:r>
      <w:r w:rsidR="002855E7">
        <w:rPr>
          <w:rFonts w:ascii="Times New Roman" w:hAnsi="Times New Roman"/>
        </w:rPr>
        <w:t>“</w:t>
      </w:r>
      <w:r w:rsidRPr="003351A3">
        <w:rPr>
          <w:rFonts w:ascii="Times New Roman" w:hAnsi="Times New Roman"/>
        </w:rPr>
        <w:t xml:space="preserve">mass </w:t>
      </w:r>
      <w:proofErr w:type="spellStart"/>
      <w:r w:rsidRPr="003351A3">
        <w:rPr>
          <w:rFonts w:ascii="Times New Roman" w:hAnsi="Times New Roman"/>
        </w:rPr>
        <w:t>sedentarisation</w:t>
      </w:r>
      <w:proofErr w:type="spellEnd"/>
      <w:r w:rsidR="002855E7">
        <w:rPr>
          <w:rFonts w:ascii="Times New Roman" w:hAnsi="Times New Roman"/>
        </w:rPr>
        <w:t>”</w:t>
      </w:r>
      <w:r w:rsidRPr="003351A3">
        <w:rPr>
          <w:rFonts w:ascii="Times New Roman" w:hAnsi="Times New Roman"/>
        </w:rPr>
        <w:t>), policy-makers should provide appropriate support to whichever pathway particular groups, families</w:t>
      </w:r>
      <w:r w:rsidR="002855E7">
        <w:rPr>
          <w:rFonts w:ascii="Times New Roman" w:hAnsi="Times New Roman"/>
        </w:rPr>
        <w:t>,</w:t>
      </w:r>
      <w:r w:rsidRPr="003351A3">
        <w:rPr>
          <w:rFonts w:ascii="Times New Roman" w:hAnsi="Times New Roman"/>
        </w:rPr>
        <w:t xml:space="preserve"> and individuals choose to follow. Two key principles are to expand people’s options and to </w:t>
      </w:r>
      <w:proofErr w:type="spellStart"/>
      <w:r w:rsidRPr="003351A3">
        <w:rPr>
          <w:rFonts w:ascii="Times New Roman" w:hAnsi="Times New Roman"/>
        </w:rPr>
        <w:t>maximise</w:t>
      </w:r>
      <w:proofErr w:type="spellEnd"/>
      <w:r w:rsidRPr="003351A3">
        <w:rPr>
          <w:rFonts w:ascii="Times New Roman" w:hAnsi="Times New Roman"/>
        </w:rPr>
        <w:t xml:space="preserve"> their physical, economic</w:t>
      </w:r>
      <w:r w:rsidR="002855E7">
        <w:rPr>
          <w:rFonts w:ascii="Times New Roman" w:hAnsi="Times New Roman"/>
        </w:rPr>
        <w:t>,</w:t>
      </w:r>
      <w:r w:rsidRPr="003351A3">
        <w:rPr>
          <w:rFonts w:ascii="Times New Roman" w:hAnsi="Times New Roman"/>
        </w:rPr>
        <w:t xml:space="preserve"> and social mobility. </w:t>
      </w:r>
      <w:ins w:id="655" w:author="Author">
        <w:r w:rsidR="002855E7" w:rsidRPr="003351A3">
          <w:rPr>
            <w:rFonts w:ascii="Times New Roman" w:hAnsi="Times New Roman"/>
          </w:rPr>
          <w:t>(2008</w:t>
        </w:r>
        <w:r w:rsidR="002855E7">
          <w:rPr>
            <w:rFonts w:ascii="Times New Roman" w:hAnsi="Times New Roman"/>
          </w:rPr>
          <w:t xml:space="preserve">, </w:t>
        </w:r>
      </w:ins>
      <w:r w:rsidR="000C7A45">
        <w:rPr>
          <w:rFonts w:ascii="Times New Roman" w:hAnsi="Times New Roman"/>
        </w:rPr>
        <w:t>p. 17</w:t>
      </w:r>
      <w:ins w:id="656" w:author="Author">
        <w:r w:rsidR="002855E7" w:rsidRPr="003351A3">
          <w:rPr>
            <w:rFonts w:ascii="Times New Roman" w:hAnsi="Times New Roman"/>
          </w:rPr>
          <w:t>)</w:t>
        </w:r>
      </w:ins>
    </w:p>
    <w:p w:rsidR="00487F99" w:rsidRPr="003351A3" w:rsidRDefault="00487F99" w:rsidP="00487F99">
      <w:pPr>
        <w:spacing w:after="120" w:line="240" w:lineRule="auto"/>
        <w:rPr>
          <w:rFonts w:ascii="Times New Roman" w:hAnsi="Times New Roman"/>
        </w:rPr>
      </w:pPr>
      <w:r w:rsidRPr="003351A3">
        <w:rPr>
          <w:rFonts w:ascii="Times New Roman" w:hAnsi="Times New Roman"/>
        </w:rPr>
        <w:t>The expansion of options could be facilitated by increased education and vocational training, microfinance, irrigation, and an array of policies that could facilitate migration and remittances.</w:t>
      </w:r>
    </w:p>
    <w:p w:rsidR="00487F99" w:rsidRPr="003351A3" w:rsidRDefault="00487F99">
      <w:pPr>
        <w:spacing w:after="120" w:line="240" w:lineRule="auto"/>
        <w:jc w:val="both"/>
        <w:rPr>
          <w:rFonts w:ascii="Times New Roman" w:hAnsi="Times New Roman"/>
        </w:rPr>
      </w:pPr>
      <w:r w:rsidRPr="003351A3">
        <w:rPr>
          <w:rFonts w:ascii="Times New Roman" w:hAnsi="Times New Roman"/>
        </w:rPr>
        <w:t>Finally, voluntary migration is also an option. Remittances from migrants tend to be countercyclical with respect to pastoralists</w:t>
      </w:r>
      <w:r w:rsidR="002855E7">
        <w:rPr>
          <w:rFonts w:ascii="Times New Roman" w:hAnsi="Times New Roman"/>
        </w:rPr>
        <w:t>’</w:t>
      </w:r>
      <w:r w:rsidRPr="003351A3">
        <w:rPr>
          <w:rFonts w:ascii="Times New Roman" w:hAnsi="Times New Roman"/>
        </w:rPr>
        <w:t xml:space="preserve"> booms and bust</w:t>
      </w:r>
      <w:r w:rsidR="002855E7">
        <w:rPr>
          <w:rFonts w:ascii="Times New Roman" w:hAnsi="Times New Roman"/>
        </w:rPr>
        <w:t>s;</w:t>
      </w:r>
      <w:r w:rsidRPr="003351A3">
        <w:rPr>
          <w:rFonts w:ascii="Times New Roman" w:hAnsi="Times New Roman"/>
        </w:rPr>
        <w:t xml:space="preserve"> they therefore provide an important source of risk</w:t>
      </w:r>
      <w:r w:rsidR="002855E7">
        <w:rPr>
          <w:rFonts w:ascii="Times New Roman" w:hAnsi="Times New Roman"/>
        </w:rPr>
        <w:t>-</w:t>
      </w:r>
      <w:r w:rsidRPr="003351A3">
        <w:rPr>
          <w:rFonts w:ascii="Times New Roman" w:hAnsi="Times New Roman"/>
        </w:rPr>
        <w:t xml:space="preserve">coping capacity. </w:t>
      </w:r>
    </w:p>
    <w:p w:rsidR="00487F99" w:rsidRPr="003351A3" w:rsidRDefault="00487F99">
      <w:pPr>
        <w:spacing w:after="0" w:line="240" w:lineRule="auto"/>
        <w:rPr>
          <w:rFonts w:ascii="Times New Roman" w:hAnsi="Times New Roman"/>
          <w:b/>
        </w:rPr>
      </w:pPr>
    </w:p>
    <w:p w:rsidR="00487F99" w:rsidRPr="003351A3" w:rsidRDefault="002F26EA" w:rsidP="00935EC1">
      <w:pPr>
        <w:pStyle w:val="Heading1"/>
        <w:rPr>
          <w:rFonts w:ascii="Times New Roman" w:hAnsi="Times New Roman"/>
        </w:rPr>
      </w:pPr>
      <w:bookmarkStart w:id="657" w:name="_Toc308442615"/>
      <w:bookmarkStart w:id="658" w:name="_Toc308442669"/>
      <w:bookmarkStart w:id="659" w:name="_Toc315372535"/>
      <w:r>
        <w:rPr>
          <w:rFonts w:ascii="Times New Roman" w:hAnsi="Times New Roman"/>
        </w:rPr>
        <w:br w:type="page"/>
      </w:r>
      <w:r w:rsidR="00487F99" w:rsidRPr="003351A3">
        <w:rPr>
          <w:rFonts w:ascii="Times New Roman" w:hAnsi="Times New Roman"/>
        </w:rPr>
        <w:lastRenderedPageBreak/>
        <w:t xml:space="preserve">6. </w:t>
      </w:r>
      <w:bookmarkEnd w:id="657"/>
      <w:bookmarkEnd w:id="658"/>
      <w:r w:rsidR="00487F99" w:rsidRPr="003351A3">
        <w:rPr>
          <w:rFonts w:ascii="Times New Roman" w:hAnsi="Times New Roman"/>
        </w:rPr>
        <w:t>Conclusions</w:t>
      </w:r>
      <w:bookmarkEnd w:id="659"/>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This paper has summarized the most recent evidence on the constraints and opportunities facing pastoralism in the Horn of Africa. In many regards the pastoralist livestock sector faces a bright future, with ample prospect</w:t>
      </w:r>
      <w:r w:rsidR="002855E7">
        <w:rPr>
          <w:rFonts w:ascii="Times New Roman" w:hAnsi="Times New Roman" w:cs="Times New Roman"/>
        </w:rPr>
        <w:t>s</w:t>
      </w:r>
      <w:r w:rsidRPr="003351A3">
        <w:rPr>
          <w:rFonts w:ascii="Times New Roman" w:hAnsi="Times New Roman" w:cs="Times New Roman"/>
        </w:rPr>
        <w:t xml:space="preserve"> for rising national, regional</w:t>
      </w:r>
      <w:r w:rsidR="002855E7">
        <w:rPr>
          <w:rFonts w:ascii="Times New Roman" w:hAnsi="Times New Roman" w:cs="Times New Roman"/>
        </w:rPr>
        <w:t>,</w:t>
      </w:r>
      <w:r w:rsidRPr="003351A3">
        <w:rPr>
          <w:rFonts w:ascii="Times New Roman" w:hAnsi="Times New Roman" w:cs="Times New Roman"/>
        </w:rPr>
        <w:t xml:space="preserve"> and international demand. But the sector also faces long</w:t>
      </w:r>
      <w:r w:rsidR="002855E7">
        <w:rPr>
          <w:rFonts w:ascii="Times New Roman" w:hAnsi="Times New Roman" w:cs="Times New Roman"/>
        </w:rPr>
        <w:t>-</w:t>
      </w:r>
      <w:r w:rsidRPr="003351A3">
        <w:rPr>
          <w:rFonts w:ascii="Times New Roman" w:hAnsi="Times New Roman" w:cs="Times New Roman"/>
        </w:rPr>
        <w:t>standing constraints</w:t>
      </w:r>
      <w:r w:rsidR="00520EFF">
        <w:rPr>
          <w:rFonts w:ascii="Times New Roman" w:hAnsi="Times New Roman" w:cs="Times New Roman"/>
        </w:rPr>
        <w:t>—</w:t>
      </w:r>
      <w:r w:rsidRPr="003351A3">
        <w:rPr>
          <w:rFonts w:ascii="Times New Roman" w:hAnsi="Times New Roman" w:cs="Times New Roman"/>
        </w:rPr>
        <w:t>particularly drought</w:t>
      </w:r>
      <w:r w:rsidR="00520EFF">
        <w:rPr>
          <w:rFonts w:ascii="Times New Roman" w:hAnsi="Times New Roman" w:cs="Times New Roman"/>
        </w:rPr>
        <w:t>—</w:t>
      </w:r>
      <w:r w:rsidRPr="003351A3">
        <w:rPr>
          <w:rFonts w:ascii="Times New Roman" w:hAnsi="Times New Roman" w:cs="Times New Roman"/>
        </w:rPr>
        <w:t>made worse by secular trends such as loss of grazing land and overpopulation. Even so, it is extremely hard to justify polemical positions such as ignoring livestock development, or putting all eggs in that basket. The best path forward is a balanced path involving both movements out of pastoralism and the transformation of pastoralism into a more commercialized and resilient sector. Acceptance of such a position leaves two questions more open to debate. First, w</w:t>
      </w:r>
      <w:bookmarkStart w:id="660" w:name="_GoBack"/>
      <w:bookmarkEnd w:id="660"/>
      <w:r w:rsidRPr="003351A3">
        <w:rPr>
          <w:rFonts w:ascii="Times New Roman" w:hAnsi="Times New Roman" w:cs="Times New Roman"/>
        </w:rPr>
        <w:t xml:space="preserve">hat precise balance do we need between livestock and </w:t>
      </w:r>
      <w:proofErr w:type="spellStart"/>
      <w:r w:rsidRPr="003351A3">
        <w:rPr>
          <w:rFonts w:ascii="Times New Roman" w:hAnsi="Times New Roman" w:cs="Times New Roman"/>
        </w:rPr>
        <w:t>nonlivestock</w:t>
      </w:r>
      <w:proofErr w:type="spellEnd"/>
      <w:r w:rsidRPr="003351A3">
        <w:rPr>
          <w:rFonts w:ascii="Times New Roman" w:hAnsi="Times New Roman" w:cs="Times New Roman"/>
        </w:rPr>
        <w:t xml:space="preserve"> interventions? Second, how do we bring about the desired transformation in the livestock and </w:t>
      </w:r>
      <w:proofErr w:type="spellStart"/>
      <w:r w:rsidRPr="003351A3">
        <w:rPr>
          <w:rFonts w:ascii="Times New Roman" w:hAnsi="Times New Roman" w:cs="Times New Roman"/>
        </w:rPr>
        <w:t>nonlivestock</w:t>
      </w:r>
      <w:proofErr w:type="spellEnd"/>
      <w:r w:rsidRPr="003351A3">
        <w:rPr>
          <w:rFonts w:ascii="Times New Roman" w:hAnsi="Times New Roman" w:cs="Times New Roman"/>
        </w:rPr>
        <w:t xml:space="preserve"> sector, particularly given the unique constraints of populations that are scattered, mobile and political disenfranchised?</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 xml:space="preserve">These two questions are embodied in Figure </w:t>
      </w:r>
      <w:del w:id="661" w:author="Author">
        <w:r w:rsidRPr="003351A3" w:rsidDel="003C39D9">
          <w:rPr>
            <w:rFonts w:ascii="Times New Roman" w:hAnsi="Times New Roman" w:cs="Times New Roman"/>
          </w:rPr>
          <w:delText>3</w:delText>
        </w:r>
      </w:del>
      <w:ins w:id="662" w:author="Author">
        <w:r w:rsidR="003C39D9">
          <w:rPr>
            <w:rFonts w:ascii="Times New Roman" w:hAnsi="Times New Roman" w:cs="Times New Roman"/>
          </w:rPr>
          <w:t>2.3</w:t>
        </w:r>
      </w:ins>
      <w:r w:rsidRPr="003351A3">
        <w:rPr>
          <w:rFonts w:ascii="Times New Roman" w:hAnsi="Times New Roman" w:cs="Times New Roman"/>
        </w:rPr>
        <w:t>. The question of balancing investments depends on filling in some key knowledge gaps on issues such as</w:t>
      </w:r>
      <w:ins w:id="663" w:author="Author">
        <w:r w:rsidR="003C39D9">
          <w:rPr>
            <w:rFonts w:ascii="Times New Roman" w:hAnsi="Times New Roman" w:cs="Times New Roman"/>
          </w:rPr>
          <w:t xml:space="preserve"> these</w:t>
        </w:r>
      </w:ins>
      <w:r w:rsidRPr="003351A3">
        <w:rPr>
          <w:rFonts w:ascii="Times New Roman" w:hAnsi="Times New Roman" w:cs="Times New Roman"/>
        </w:rPr>
        <w:t xml:space="preserve">: </w:t>
      </w:r>
    </w:p>
    <w:p w:rsidR="00487F99" w:rsidRPr="003351A3" w:rsidRDefault="003C39D9" w:rsidP="00DC3057">
      <w:pPr>
        <w:pStyle w:val="ListParagraph"/>
        <w:numPr>
          <w:ilvl w:val="0"/>
          <w:numId w:val="14"/>
        </w:numPr>
        <w:spacing w:after="120"/>
        <w:jc w:val="both"/>
        <w:rPr>
          <w:rFonts w:ascii="Times New Roman" w:hAnsi="Times New Roman" w:cs="Times New Roman"/>
        </w:rPr>
      </w:pPr>
      <w:r>
        <w:rPr>
          <w:rFonts w:ascii="Times New Roman" w:hAnsi="Times New Roman" w:cs="Times New Roman"/>
        </w:rPr>
        <w:t>T</w:t>
      </w:r>
      <w:r w:rsidR="00487F99" w:rsidRPr="003351A3">
        <w:rPr>
          <w:rFonts w:ascii="Times New Roman" w:hAnsi="Times New Roman" w:cs="Times New Roman"/>
        </w:rPr>
        <w:t>he carrying capacity of the environment under different human and livestock populations (stresses) and the interrelated resilience of this environment to droughts, floods</w:t>
      </w:r>
      <w:r>
        <w:rPr>
          <w:rFonts w:ascii="Times New Roman" w:hAnsi="Times New Roman" w:cs="Times New Roman"/>
        </w:rPr>
        <w:t>,</w:t>
      </w:r>
      <w:r w:rsidR="00487F99" w:rsidRPr="003351A3">
        <w:rPr>
          <w:rFonts w:ascii="Times New Roman" w:hAnsi="Times New Roman" w:cs="Times New Roman"/>
        </w:rPr>
        <w:t xml:space="preserve"> and conflict (shocks)</w:t>
      </w:r>
    </w:p>
    <w:p w:rsidR="00487F99" w:rsidRPr="003351A3" w:rsidRDefault="003C39D9" w:rsidP="00DC3057">
      <w:pPr>
        <w:pStyle w:val="ListParagraph"/>
        <w:numPr>
          <w:ilvl w:val="0"/>
          <w:numId w:val="14"/>
        </w:numPr>
        <w:spacing w:after="120"/>
        <w:jc w:val="both"/>
        <w:rPr>
          <w:rFonts w:ascii="Times New Roman" w:hAnsi="Times New Roman" w:cs="Times New Roman"/>
        </w:rPr>
      </w:pPr>
      <w:r>
        <w:rPr>
          <w:rFonts w:ascii="Times New Roman" w:hAnsi="Times New Roman" w:cs="Times New Roman"/>
        </w:rPr>
        <w:t>T</w:t>
      </w:r>
      <w:r w:rsidR="00487F99" w:rsidRPr="003351A3">
        <w:rPr>
          <w:rFonts w:ascii="Times New Roman" w:hAnsi="Times New Roman" w:cs="Times New Roman"/>
        </w:rPr>
        <w:t xml:space="preserve">he absorptive capacity and profitability of irrigation </w:t>
      </w:r>
      <w:ins w:id="664" w:author="Author">
        <w:r w:rsidR="0049598F">
          <w:rPr>
            <w:rFonts w:ascii="Times New Roman" w:hAnsi="Times New Roman"/>
          </w:rPr>
          <w:t>project</w:t>
        </w:r>
      </w:ins>
      <w:del w:id="665" w:author="Author">
        <w:r w:rsidR="00487F99" w:rsidRPr="003351A3" w:rsidDel="0049598F">
          <w:rPr>
            <w:rFonts w:ascii="Times New Roman" w:hAnsi="Times New Roman" w:cs="Times New Roman"/>
          </w:rPr>
          <w:delText>scheme</w:delText>
        </w:r>
      </w:del>
      <w:r w:rsidR="00487F99" w:rsidRPr="003351A3">
        <w:rPr>
          <w:rFonts w:ascii="Times New Roman" w:hAnsi="Times New Roman" w:cs="Times New Roman"/>
        </w:rPr>
        <w:t>s (an issue we provided some first-cut estimates of in Section 4)</w:t>
      </w:r>
    </w:p>
    <w:p w:rsidR="00487F99" w:rsidRPr="003351A3" w:rsidRDefault="003C39D9" w:rsidP="00DC3057">
      <w:pPr>
        <w:pStyle w:val="ListParagraph"/>
        <w:numPr>
          <w:ilvl w:val="0"/>
          <w:numId w:val="14"/>
        </w:numPr>
        <w:spacing w:after="120"/>
        <w:jc w:val="both"/>
        <w:rPr>
          <w:rFonts w:ascii="Times New Roman" w:hAnsi="Times New Roman" w:cs="Times New Roman"/>
        </w:rPr>
      </w:pPr>
      <w:r>
        <w:rPr>
          <w:rFonts w:ascii="Times New Roman" w:hAnsi="Times New Roman" w:cs="Times New Roman"/>
        </w:rPr>
        <w:t>T</w:t>
      </w:r>
      <w:r w:rsidR="00487F99" w:rsidRPr="003351A3">
        <w:rPr>
          <w:rFonts w:ascii="Times New Roman" w:hAnsi="Times New Roman" w:cs="Times New Roman"/>
        </w:rPr>
        <w:t>he potential for migration and nonfarm diversification within the region and out of the region</w:t>
      </w:r>
    </w:p>
    <w:p w:rsidR="00487F99" w:rsidRPr="003351A3" w:rsidRDefault="003C39D9" w:rsidP="00DC3057">
      <w:pPr>
        <w:pStyle w:val="ListParagraph"/>
        <w:numPr>
          <w:ilvl w:val="0"/>
          <w:numId w:val="14"/>
        </w:numPr>
        <w:spacing w:after="120"/>
        <w:jc w:val="both"/>
        <w:rPr>
          <w:rFonts w:ascii="Times New Roman" w:hAnsi="Times New Roman" w:cs="Times New Roman"/>
        </w:rPr>
      </w:pPr>
      <w:r>
        <w:rPr>
          <w:rFonts w:ascii="Times New Roman" w:hAnsi="Times New Roman" w:cs="Times New Roman"/>
        </w:rPr>
        <w:t>T</w:t>
      </w:r>
      <w:r w:rsidR="00487F99" w:rsidRPr="003351A3">
        <w:rPr>
          <w:rFonts w:ascii="Times New Roman" w:hAnsi="Times New Roman" w:cs="Times New Roman"/>
        </w:rPr>
        <w:t xml:space="preserve">he cost-effectiveness and time frame of different interventions in livestock, irrigation, </w:t>
      </w:r>
      <w:proofErr w:type="spellStart"/>
      <w:r w:rsidR="00487F99" w:rsidRPr="003351A3">
        <w:rPr>
          <w:rFonts w:ascii="Times New Roman" w:hAnsi="Times New Roman" w:cs="Times New Roman"/>
        </w:rPr>
        <w:t>nonirrigated</w:t>
      </w:r>
      <w:proofErr w:type="spellEnd"/>
      <w:r w:rsidR="00487F99" w:rsidRPr="003351A3">
        <w:rPr>
          <w:rFonts w:ascii="Times New Roman" w:hAnsi="Times New Roman" w:cs="Times New Roman"/>
        </w:rPr>
        <w:t xml:space="preserve"> farming, </w:t>
      </w:r>
      <w:r>
        <w:rPr>
          <w:rFonts w:ascii="Times New Roman" w:hAnsi="Times New Roman" w:cs="Times New Roman"/>
        </w:rPr>
        <w:t xml:space="preserve">and </w:t>
      </w:r>
      <w:r w:rsidR="00487F99" w:rsidRPr="003351A3">
        <w:rPr>
          <w:rFonts w:ascii="Times New Roman" w:hAnsi="Times New Roman" w:cs="Times New Roman"/>
        </w:rPr>
        <w:t>rural nonfarm development, and in cross-cutting interventions such as education, family planning policies, microfinance</w:t>
      </w:r>
      <w:r>
        <w:rPr>
          <w:rFonts w:ascii="Times New Roman" w:hAnsi="Times New Roman" w:cs="Times New Roman"/>
        </w:rPr>
        <w:t>,</w:t>
      </w:r>
      <w:r w:rsidR="00487F99" w:rsidRPr="003351A3">
        <w:rPr>
          <w:rFonts w:ascii="Times New Roman" w:hAnsi="Times New Roman" w:cs="Times New Roman"/>
        </w:rPr>
        <w:t xml:space="preserve"> and other policies pertaining to community and gender development</w:t>
      </w:r>
    </w:p>
    <w:p w:rsidR="00487F99" w:rsidRPr="003351A3" w:rsidRDefault="00487F99" w:rsidP="002F26EA">
      <w:pPr>
        <w:spacing w:after="120" w:line="240" w:lineRule="auto"/>
        <w:jc w:val="both"/>
        <w:rPr>
          <w:rFonts w:ascii="Times New Roman" w:hAnsi="Times New Roman"/>
        </w:rPr>
      </w:pPr>
      <w:r w:rsidRPr="003351A3">
        <w:rPr>
          <w:rFonts w:ascii="Times New Roman" w:hAnsi="Times New Roman"/>
        </w:rPr>
        <w:t xml:space="preserve">The question of how to invest also requires filling in knowledge gaps through the combination of greater on-the-ground experimentation </w:t>
      </w:r>
      <w:del w:id="666" w:author="Author">
        <w:r w:rsidRPr="003351A3" w:rsidDel="00E0049E">
          <w:rPr>
            <w:rFonts w:ascii="Times New Roman" w:hAnsi="Times New Roman"/>
          </w:rPr>
          <w:delText>accompanied by</w:delText>
        </w:r>
      </w:del>
      <w:ins w:id="667" w:author="Author">
        <w:r w:rsidR="00E0049E">
          <w:rPr>
            <w:rFonts w:ascii="Times New Roman" w:hAnsi="Times New Roman"/>
          </w:rPr>
          <w:t>and</w:t>
        </w:r>
      </w:ins>
      <w:r w:rsidRPr="003351A3">
        <w:rPr>
          <w:rFonts w:ascii="Times New Roman" w:hAnsi="Times New Roman"/>
        </w:rPr>
        <w:t xml:space="preserve"> rigorous program evaluation. </w:t>
      </w:r>
      <w:proofErr w:type="gramStart"/>
      <w:r w:rsidRPr="003351A3">
        <w:rPr>
          <w:rFonts w:ascii="Times New Roman" w:hAnsi="Times New Roman"/>
        </w:rPr>
        <w:t>An impressive array of new ideas and technologies have</w:t>
      </w:r>
      <w:proofErr w:type="gramEnd"/>
      <w:r w:rsidRPr="003351A3">
        <w:rPr>
          <w:rFonts w:ascii="Times New Roman" w:hAnsi="Times New Roman"/>
        </w:rPr>
        <w:t xml:space="preserve"> been touted and trialed in pastoralist areas, but so far the collective knowledge base is slight</w:t>
      </w:r>
      <w:del w:id="668" w:author="Author">
        <w:r w:rsidRPr="003351A3" w:rsidDel="00E0049E">
          <w:rPr>
            <w:rFonts w:ascii="Times New Roman" w:hAnsi="Times New Roman"/>
          </w:rPr>
          <w:delText>,</w:delText>
        </w:r>
      </w:del>
      <w:r w:rsidRPr="003351A3">
        <w:rPr>
          <w:rFonts w:ascii="Times New Roman" w:hAnsi="Times New Roman"/>
        </w:rPr>
        <w:t xml:space="preserve"> and interventions at</w:t>
      </w:r>
      <w:r w:rsidR="00E0049E">
        <w:rPr>
          <w:rFonts w:ascii="Times New Roman" w:hAnsi="Times New Roman"/>
        </w:rPr>
        <w:t xml:space="preserve"> </w:t>
      </w:r>
      <w:r w:rsidRPr="003351A3">
        <w:rPr>
          <w:rFonts w:ascii="Times New Roman" w:hAnsi="Times New Roman"/>
        </w:rPr>
        <w:t xml:space="preserve">scale are few and far between. Probably the most important constraint is physical isolation and mobility. </w:t>
      </w:r>
      <w:ins w:id="669" w:author="Author">
        <w:r w:rsidR="00E0049E">
          <w:rPr>
            <w:rFonts w:ascii="Times New Roman" w:hAnsi="Times New Roman"/>
          </w:rPr>
          <w:t xml:space="preserve">Although at an </w:t>
        </w:r>
      </w:ins>
      <w:del w:id="670" w:author="Author">
        <w:r w:rsidRPr="003351A3" w:rsidDel="00E0049E">
          <w:rPr>
            <w:rFonts w:ascii="Times New Roman" w:hAnsi="Times New Roman"/>
          </w:rPr>
          <w:delText xml:space="preserve">While an </w:delText>
        </w:r>
      </w:del>
      <w:r w:rsidRPr="003351A3">
        <w:rPr>
          <w:rFonts w:ascii="Times New Roman" w:hAnsi="Times New Roman"/>
        </w:rPr>
        <w:t xml:space="preserve">advantage for livestock rearing, isolated and mobile populations are severely disadvantaged in terms of accessing markets and public services. Overcoming this constraint in innovative ways will be critical to the successful development of these regions, irrespective of the balance between livestock and </w:t>
      </w:r>
      <w:proofErr w:type="spellStart"/>
      <w:r w:rsidRPr="003351A3">
        <w:rPr>
          <w:rFonts w:ascii="Times New Roman" w:hAnsi="Times New Roman"/>
        </w:rPr>
        <w:t>non</w:t>
      </w:r>
      <w:del w:id="671" w:author="Author">
        <w:r w:rsidRPr="003351A3" w:rsidDel="008328FA">
          <w:rPr>
            <w:rFonts w:ascii="Times New Roman" w:hAnsi="Times New Roman"/>
          </w:rPr>
          <w:delText>-</w:delText>
        </w:r>
      </w:del>
      <w:r w:rsidRPr="003351A3">
        <w:rPr>
          <w:rFonts w:ascii="Times New Roman" w:hAnsi="Times New Roman"/>
        </w:rPr>
        <w:t>livestock</w:t>
      </w:r>
      <w:proofErr w:type="spellEnd"/>
      <w:r w:rsidRPr="003351A3">
        <w:rPr>
          <w:rFonts w:ascii="Times New Roman" w:hAnsi="Times New Roman"/>
        </w:rPr>
        <w:t xml:space="preserve"> interventions. </w:t>
      </w:r>
    </w:p>
    <w:p w:rsidR="00487F99" w:rsidRPr="003351A3" w:rsidRDefault="00487F99" w:rsidP="002F26EA">
      <w:pPr>
        <w:spacing w:after="120" w:line="240" w:lineRule="auto"/>
        <w:jc w:val="both"/>
        <w:rPr>
          <w:rFonts w:ascii="Times New Roman" w:hAnsi="Times New Roman"/>
        </w:rPr>
      </w:pPr>
      <w:r w:rsidRPr="003351A3">
        <w:rPr>
          <w:rFonts w:ascii="Times New Roman" w:hAnsi="Times New Roman"/>
        </w:rPr>
        <w:t>At a detailed level, these issues are too complex to explore here, but we have already made reference to a number of innovative service delivery mechanisms (</w:t>
      </w:r>
      <w:r w:rsidR="002855E7">
        <w:rPr>
          <w:rFonts w:ascii="Times New Roman" w:hAnsi="Times New Roman"/>
        </w:rPr>
        <w:t>s</w:t>
      </w:r>
      <w:r w:rsidRPr="003351A3">
        <w:rPr>
          <w:rFonts w:ascii="Times New Roman" w:hAnsi="Times New Roman"/>
        </w:rPr>
        <w:t>ee the bottom of Figure 3</w:t>
      </w:r>
      <w:ins w:id="672" w:author="Author">
        <w:r w:rsidR="002855E7">
          <w:rPr>
            <w:rFonts w:ascii="Times New Roman" w:hAnsi="Times New Roman"/>
          </w:rPr>
          <w:t>.1</w:t>
        </w:r>
      </w:ins>
      <w:r w:rsidRPr="003351A3">
        <w:rPr>
          <w:rFonts w:ascii="Times New Roman" w:hAnsi="Times New Roman"/>
        </w:rPr>
        <w:t xml:space="preserve"> in Section 3 for a </w:t>
      </w:r>
      <w:proofErr w:type="spellStart"/>
      <w:r w:rsidRPr="003351A3">
        <w:rPr>
          <w:rFonts w:ascii="Times New Roman" w:hAnsi="Times New Roman"/>
        </w:rPr>
        <w:t>non</w:t>
      </w:r>
      <w:del w:id="673" w:author="Author">
        <w:r w:rsidRPr="003351A3" w:rsidDel="008328FA">
          <w:rPr>
            <w:rFonts w:ascii="Times New Roman" w:hAnsi="Times New Roman"/>
          </w:rPr>
          <w:delText>-</w:delText>
        </w:r>
      </w:del>
      <w:r w:rsidRPr="003351A3">
        <w:rPr>
          <w:rFonts w:ascii="Times New Roman" w:hAnsi="Times New Roman"/>
        </w:rPr>
        <w:t>comprehensive</w:t>
      </w:r>
      <w:proofErr w:type="spellEnd"/>
      <w:r w:rsidRPr="003351A3">
        <w:rPr>
          <w:rFonts w:ascii="Times New Roman" w:hAnsi="Times New Roman"/>
        </w:rPr>
        <w:t xml:space="preserve"> list of potential interventions), including</w:t>
      </w:r>
      <w:ins w:id="674" w:author="Author">
        <w:r w:rsidR="002855E7">
          <w:rPr>
            <w:rFonts w:ascii="Times New Roman" w:hAnsi="Times New Roman"/>
          </w:rPr>
          <w:t xml:space="preserve"> the following</w:t>
        </w:r>
      </w:ins>
      <w:r w:rsidRPr="003351A3">
        <w:rPr>
          <w:rFonts w:ascii="Times New Roman" w:hAnsi="Times New Roman"/>
        </w:rPr>
        <w:t>:</w:t>
      </w:r>
    </w:p>
    <w:p w:rsidR="00487F99" w:rsidRPr="003351A3" w:rsidRDefault="00487F99" w:rsidP="00FF1125">
      <w:pPr>
        <w:pStyle w:val="ListParagraph"/>
        <w:numPr>
          <w:ilvl w:val="0"/>
          <w:numId w:val="15"/>
        </w:numPr>
        <w:spacing w:after="120"/>
        <w:jc w:val="both"/>
        <w:rPr>
          <w:rFonts w:ascii="Times New Roman" w:hAnsi="Times New Roman" w:cs="Times New Roman"/>
        </w:rPr>
      </w:pPr>
      <w:r w:rsidRPr="003351A3">
        <w:rPr>
          <w:rFonts w:ascii="Times New Roman" w:hAnsi="Times New Roman" w:cs="Times New Roman"/>
        </w:rPr>
        <w:t xml:space="preserve">Mobile </w:t>
      </w:r>
      <w:r w:rsidR="000D7522">
        <w:rPr>
          <w:rFonts w:ascii="Times New Roman" w:hAnsi="Times New Roman" w:cs="Times New Roman"/>
        </w:rPr>
        <w:t>tele</w:t>
      </w:r>
      <w:r w:rsidRPr="003351A3">
        <w:rPr>
          <w:rFonts w:ascii="Times New Roman" w:hAnsi="Times New Roman" w:cs="Times New Roman"/>
        </w:rPr>
        <w:t xml:space="preserve">phones, with implications for everything from better </w:t>
      </w:r>
      <w:proofErr w:type="spellStart"/>
      <w:r w:rsidRPr="003351A3">
        <w:rPr>
          <w:rFonts w:ascii="Times New Roman" w:hAnsi="Times New Roman" w:cs="Times New Roman"/>
        </w:rPr>
        <w:t>farmgate</w:t>
      </w:r>
      <w:proofErr w:type="spellEnd"/>
      <w:r w:rsidRPr="003351A3">
        <w:rPr>
          <w:rFonts w:ascii="Times New Roman" w:hAnsi="Times New Roman" w:cs="Times New Roman"/>
        </w:rPr>
        <w:t xml:space="preserve"> prices to meteorological reports and early warning systems, to microfinance (</w:t>
      </w:r>
      <w:r w:rsidR="004933B4">
        <w:rPr>
          <w:rFonts w:ascii="Times New Roman" w:hAnsi="Times New Roman" w:cs="Times New Roman"/>
        </w:rPr>
        <w:t>for example,</w:t>
      </w:r>
      <w:r w:rsidRPr="003351A3">
        <w:rPr>
          <w:rFonts w:ascii="Times New Roman" w:hAnsi="Times New Roman" w:cs="Times New Roman"/>
        </w:rPr>
        <w:t xml:space="preserve"> M</w:t>
      </w:r>
      <w:r w:rsidR="000C7A45">
        <w:rPr>
          <w:rFonts w:ascii="Times New Roman" w:hAnsi="Times New Roman" w:cs="Times New Roman"/>
        </w:rPr>
        <w:t>-</w:t>
      </w:r>
      <w:r w:rsidRPr="003351A3">
        <w:rPr>
          <w:rFonts w:ascii="Times New Roman" w:hAnsi="Times New Roman" w:cs="Times New Roman"/>
        </w:rPr>
        <w:t>PESA), to human and animal health extension services, and so on</w:t>
      </w:r>
    </w:p>
    <w:p w:rsidR="00487F99" w:rsidRPr="003351A3" w:rsidRDefault="00487F99" w:rsidP="00FF1125">
      <w:pPr>
        <w:pStyle w:val="ListParagraph"/>
        <w:numPr>
          <w:ilvl w:val="0"/>
          <w:numId w:val="15"/>
        </w:numPr>
        <w:spacing w:after="120"/>
        <w:jc w:val="both"/>
        <w:rPr>
          <w:rFonts w:ascii="Times New Roman" w:hAnsi="Times New Roman" w:cs="Times New Roman"/>
        </w:rPr>
      </w:pPr>
      <w:r w:rsidRPr="003351A3">
        <w:rPr>
          <w:rFonts w:ascii="Times New Roman" w:hAnsi="Times New Roman" w:cs="Times New Roman"/>
        </w:rPr>
        <w:t>Mobile schooling, long</w:t>
      </w:r>
      <w:r w:rsidR="002855E7">
        <w:rPr>
          <w:rFonts w:ascii="Times New Roman" w:hAnsi="Times New Roman" w:cs="Times New Roman"/>
        </w:rPr>
        <w:t>-</w:t>
      </w:r>
      <w:r w:rsidRPr="003351A3">
        <w:rPr>
          <w:rFonts w:ascii="Times New Roman" w:hAnsi="Times New Roman" w:cs="Times New Roman"/>
        </w:rPr>
        <w:t>distance schooling, and boarding schools</w:t>
      </w:r>
    </w:p>
    <w:p w:rsidR="00487F99" w:rsidRPr="003351A3" w:rsidRDefault="00487F99" w:rsidP="00FF1125">
      <w:pPr>
        <w:pStyle w:val="ListParagraph"/>
        <w:numPr>
          <w:ilvl w:val="0"/>
          <w:numId w:val="15"/>
        </w:numPr>
        <w:spacing w:after="120"/>
        <w:jc w:val="both"/>
        <w:rPr>
          <w:rFonts w:ascii="Times New Roman" w:hAnsi="Times New Roman" w:cs="Times New Roman"/>
        </w:rPr>
      </w:pPr>
      <w:r w:rsidRPr="003351A3">
        <w:rPr>
          <w:rFonts w:ascii="Times New Roman" w:hAnsi="Times New Roman" w:cs="Times New Roman"/>
        </w:rPr>
        <w:t>Improved early warning systems</w:t>
      </w:r>
    </w:p>
    <w:p w:rsidR="00487F99" w:rsidRPr="003351A3" w:rsidRDefault="00487F99" w:rsidP="00FF1125">
      <w:pPr>
        <w:pStyle w:val="ListParagraph"/>
        <w:numPr>
          <w:ilvl w:val="0"/>
          <w:numId w:val="15"/>
        </w:numPr>
        <w:spacing w:after="120"/>
        <w:jc w:val="both"/>
        <w:rPr>
          <w:rFonts w:ascii="Times New Roman" w:hAnsi="Times New Roman" w:cs="Times New Roman"/>
        </w:rPr>
      </w:pPr>
      <w:r w:rsidRPr="003351A3">
        <w:rPr>
          <w:rFonts w:ascii="Times New Roman" w:hAnsi="Times New Roman" w:cs="Times New Roman"/>
        </w:rPr>
        <w:t xml:space="preserve">Weather-based index insurance </w:t>
      </w:r>
    </w:p>
    <w:p w:rsidR="00487F99" w:rsidRPr="003351A3" w:rsidRDefault="00487F99" w:rsidP="00FF1125">
      <w:pPr>
        <w:pStyle w:val="ListParagraph"/>
        <w:numPr>
          <w:ilvl w:val="0"/>
          <w:numId w:val="15"/>
        </w:numPr>
        <w:spacing w:after="120"/>
        <w:jc w:val="both"/>
        <w:rPr>
          <w:rFonts w:ascii="Times New Roman" w:hAnsi="Times New Roman" w:cs="Times New Roman"/>
        </w:rPr>
      </w:pPr>
      <w:r w:rsidRPr="003351A3">
        <w:rPr>
          <w:rFonts w:ascii="Times New Roman" w:hAnsi="Times New Roman" w:cs="Times New Roman"/>
        </w:rPr>
        <w:lastRenderedPageBreak/>
        <w:t xml:space="preserve">Livestock development clusters that link output markets to improved infrastructure (roads, feed and water resources) and access to other relevant services (animal health, finance, </w:t>
      </w:r>
      <w:r w:rsidR="002855E7">
        <w:rPr>
          <w:rFonts w:ascii="Times New Roman" w:hAnsi="Times New Roman" w:cs="Times New Roman"/>
        </w:rPr>
        <w:t>and so on</w:t>
      </w:r>
      <w:r w:rsidRPr="003351A3">
        <w:rPr>
          <w:rFonts w:ascii="Times New Roman" w:hAnsi="Times New Roman" w:cs="Times New Roman"/>
        </w:rPr>
        <w:t>)</w:t>
      </w:r>
    </w:p>
    <w:p w:rsidR="00487F99" w:rsidRPr="003351A3" w:rsidRDefault="00487F99" w:rsidP="009C0C69">
      <w:pPr>
        <w:pStyle w:val="ListParagraph"/>
        <w:spacing w:after="120"/>
        <w:ind w:left="0"/>
        <w:jc w:val="both"/>
        <w:rPr>
          <w:rFonts w:ascii="Times New Roman" w:hAnsi="Times New Roman" w:cs="Times New Roman"/>
        </w:rPr>
      </w:pPr>
      <w:r w:rsidRPr="003351A3">
        <w:rPr>
          <w:rFonts w:ascii="Times New Roman" w:hAnsi="Times New Roman" w:cs="Times New Roman"/>
        </w:rPr>
        <w:t xml:space="preserve">The best path forward is </w:t>
      </w:r>
      <w:ins w:id="675" w:author="Author">
        <w:r w:rsidR="002855E7">
          <w:rPr>
            <w:rFonts w:ascii="Times New Roman" w:hAnsi="Times New Roman" w:cs="Times New Roman"/>
          </w:rPr>
          <w:t xml:space="preserve">(1) </w:t>
        </w:r>
      </w:ins>
      <w:r w:rsidRPr="003351A3">
        <w:rPr>
          <w:rFonts w:ascii="Times New Roman" w:hAnsi="Times New Roman" w:cs="Times New Roman"/>
        </w:rPr>
        <w:t xml:space="preserve">to systematically fill in these knowledge gaps through a research program that is both coordinated enough to fit in all the essential pieces of the puzzle and decentralized enough to draw upon the different disciplines of greatest relevance, and </w:t>
      </w:r>
      <w:ins w:id="676" w:author="Author">
        <w:r w:rsidR="002855E7">
          <w:rPr>
            <w:rFonts w:ascii="Times New Roman" w:hAnsi="Times New Roman" w:cs="Times New Roman"/>
          </w:rPr>
          <w:t xml:space="preserve">(2) </w:t>
        </w:r>
      </w:ins>
      <w:r w:rsidRPr="003351A3">
        <w:rPr>
          <w:rFonts w:ascii="Times New Roman" w:hAnsi="Times New Roman" w:cs="Times New Roman"/>
        </w:rPr>
        <w:t xml:space="preserve">to analyze these regions in a spatially disaggregated fashion. But suffice it to say, the current state of weak evidence inhibits both the returns </w:t>
      </w:r>
      <w:r w:rsidR="002855E7">
        <w:rPr>
          <w:rFonts w:ascii="Times New Roman" w:hAnsi="Times New Roman" w:cs="Times New Roman"/>
        </w:rPr>
        <w:t>on</w:t>
      </w:r>
      <w:r w:rsidR="002855E7" w:rsidRPr="003351A3">
        <w:rPr>
          <w:rFonts w:ascii="Times New Roman" w:hAnsi="Times New Roman" w:cs="Times New Roman"/>
        </w:rPr>
        <w:t xml:space="preserve"> </w:t>
      </w:r>
      <w:r w:rsidRPr="003351A3">
        <w:rPr>
          <w:rFonts w:ascii="Times New Roman" w:hAnsi="Times New Roman" w:cs="Times New Roman"/>
        </w:rPr>
        <w:t>investment and the commitment of regional governments, who often underappreciate the economic potential of the livestock sector.</w:t>
      </w:r>
      <w:commentRangeStart w:id="677"/>
      <w:r w:rsidRPr="003351A3">
        <w:rPr>
          <w:rStyle w:val="FootnoteReference"/>
          <w:rFonts w:ascii="Times New Roman" w:hAnsi="Times New Roman"/>
        </w:rPr>
        <w:footnoteReference w:id="15"/>
      </w:r>
      <w:commentRangeEnd w:id="677"/>
      <w:r w:rsidR="002855E7">
        <w:rPr>
          <w:rStyle w:val="CommentReference"/>
        </w:rPr>
        <w:commentReference w:id="677"/>
      </w:r>
      <w:r w:rsidRPr="003351A3">
        <w:rPr>
          <w:rFonts w:ascii="Times New Roman" w:hAnsi="Times New Roman" w:cs="Times New Roman"/>
        </w:rPr>
        <w:t xml:space="preserve"> Hence, an improved evidence base will also be an important platform for a broader consensus on how best to achieve a meaningful economic transformation of the Horn of Africa. </w:t>
      </w:r>
    </w:p>
    <w:p w:rsidR="00487F99" w:rsidRDefault="00487F99" w:rsidP="002F26EA">
      <w:pPr>
        <w:spacing w:line="240" w:lineRule="auto"/>
        <w:rPr>
          <w:rFonts w:ascii="Times New Roman" w:hAnsi="Times New Roman"/>
          <w:b/>
        </w:rPr>
      </w:pPr>
      <w:r w:rsidRPr="003351A3">
        <w:rPr>
          <w:rFonts w:ascii="Times New Roman" w:hAnsi="Times New Roman"/>
          <w:b/>
        </w:rPr>
        <w:br w:type="page"/>
      </w:r>
      <w:bookmarkStart w:id="681" w:name="_Toc308442616"/>
      <w:bookmarkStart w:id="682" w:name="_Toc308442670"/>
      <w:bookmarkStart w:id="683" w:name="_Toc315372536"/>
      <w:del w:id="684" w:author="Author">
        <w:r w:rsidRPr="002F26EA" w:rsidDel="002F26EA">
          <w:rPr>
            <w:rFonts w:ascii="Times New Roman" w:hAnsi="Times New Roman"/>
            <w:b/>
          </w:rPr>
          <w:lastRenderedPageBreak/>
          <w:delText xml:space="preserve">7. </w:delText>
        </w:r>
      </w:del>
      <w:r w:rsidRPr="002F26EA">
        <w:rPr>
          <w:rFonts w:ascii="Times New Roman" w:hAnsi="Times New Roman"/>
          <w:b/>
        </w:rPr>
        <w:t>References</w:t>
      </w:r>
      <w:bookmarkEnd w:id="681"/>
      <w:bookmarkEnd w:id="682"/>
      <w:bookmarkEnd w:id="683"/>
    </w:p>
    <w:p w:rsidR="002F26EA" w:rsidRPr="00984AC0" w:rsidRDefault="002F26EA" w:rsidP="002F26EA">
      <w:pPr>
        <w:spacing w:after="120" w:line="240" w:lineRule="auto"/>
        <w:ind w:left="432" w:hanging="432"/>
        <w:jc w:val="both"/>
        <w:rPr>
          <w:rFonts w:ascii="Times New Roman" w:hAnsi="Times New Roman"/>
        </w:rPr>
      </w:pPr>
      <w:proofErr w:type="gramStart"/>
      <w:r w:rsidRPr="00984AC0">
        <w:rPr>
          <w:rFonts w:ascii="Times New Roman" w:hAnsi="Times New Roman"/>
        </w:rPr>
        <w:t>Abebe</w:t>
      </w:r>
      <w:r w:rsidRPr="001C33D8">
        <w:rPr>
          <w:rFonts w:ascii="Times New Roman" w:hAnsi="Times New Roman"/>
        </w:rPr>
        <w:t>,</w:t>
      </w:r>
      <w:r w:rsidRPr="003E0CCB">
        <w:rPr>
          <w:rFonts w:ascii="Times New Roman" w:hAnsi="Times New Roman"/>
        </w:rPr>
        <w:t xml:space="preserve"> D., A. </w:t>
      </w:r>
      <w:r w:rsidRPr="008F2C8C">
        <w:rPr>
          <w:rFonts w:ascii="Times New Roman" w:hAnsi="Times New Roman"/>
        </w:rPr>
        <w:t xml:space="preserve">Cullis, A. </w:t>
      </w:r>
      <w:r w:rsidRPr="002F244A">
        <w:rPr>
          <w:rFonts w:ascii="Times New Roman" w:hAnsi="Times New Roman"/>
        </w:rPr>
        <w:t>Catley</w:t>
      </w:r>
      <w:r w:rsidRPr="008F2C8C">
        <w:rPr>
          <w:rFonts w:ascii="Times New Roman" w:hAnsi="Times New Roman"/>
        </w:rPr>
        <w:t xml:space="preserve">, Y. Aklilu, G. Mekonnen, and Y. </w:t>
      </w:r>
      <w:proofErr w:type="spellStart"/>
      <w:r w:rsidRPr="008F2C8C">
        <w:rPr>
          <w:rFonts w:ascii="Times New Roman" w:hAnsi="Times New Roman"/>
        </w:rPr>
        <w:t>Ghebrechirstos</w:t>
      </w:r>
      <w:proofErr w:type="spellEnd"/>
      <w:r w:rsidRPr="008F2C8C">
        <w:rPr>
          <w:rFonts w:ascii="Times New Roman" w:hAnsi="Times New Roman"/>
        </w:rPr>
        <w:t>.</w:t>
      </w:r>
      <w:proofErr w:type="gramEnd"/>
      <w:r w:rsidRPr="008F2C8C">
        <w:rPr>
          <w:rFonts w:ascii="Times New Roman" w:hAnsi="Times New Roman"/>
        </w:rPr>
        <w:t xml:space="preserve"> 2008. “Impact of a Commercial Destocking Relief Intervention in </w:t>
      </w:r>
      <w:proofErr w:type="spellStart"/>
      <w:r w:rsidRPr="008F2C8C">
        <w:rPr>
          <w:rFonts w:ascii="Times New Roman" w:hAnsi="Times New Roman"/>
        </w:rPr>
        <w:t>Moyale</w:t>
      </w:r>
      <w:proofErr w:type="spellEnd"/>
      <w:r w:rsidRPr="008F2C8C">
        <w:rPr>
          <w:rFonts w:ascii="Times New Roman" w:hAnsi="Times New Roman"/>
        </w:rPr>
        <w:t xml:space="preserve"> District, Southern Ethiopia.” </w:t>
      </w:r>
      <w:r w:rsidRPr="002F26EA">
        <w:rPr>
          <w:rFonts w:ascii="Times New Roman" w:hAnsi="Times New Roman"/>
        </w:rPr>
        <w:t>Disasters</w:t>
      </w:r>
      <w:r w:rsidRPr="003E0CCB">
        <w:rPr>
          <w:rFonts w:ascii="Times New Roman" w:hAnsi="Times New Roman"/>
        </w:rPr>
        <w:t xml:space="preserve"> 32</w:t>
      </w:r>
      <w:r w:rsidRPr="008F2C8C">
        <w:rPr>
          <w:rFonts w:ascii="Times New Roman" w:hAnsi="Times New Roman"/>
        </w:rPr>
        <w:t xml:space="preserve"> (2): 167–189.</w:t>
      </w:r>
    </w:p>
    <w:p w:rsidR="002F26EA" w:rsidRPr="001C33D8" w:rsidRDefault="002F26EA" w:rsidP="002F26EA">
      <w:pPr>
        <w:spacing w:after="120" w:line="240" w:lineRule="auto"/>
        <w:ind w:left="432" w:hanging="432"/>
        <w:jc w:val="both"/>
        <w:rPr>
          <w:rFonts w:ascii="Times New Roman" w:hAnsi="Times New Roman"/>
        </w:rPr>
      </w:pPr>
      <w:r w:rsidRPr="001C33D8">
        <w:rPr>
          <w:rFonts w:ascii="Times New Roman" w:hAnsi="Times New Roman"/>
        </w:rPr>
        <w:t xml:space="preserve">Aklilu, Y. 2008. </w:t>
      </w:r>
      <w:r w:rsidRPr="002F26EA">
        <w:rPr>
          <w:rFonts w:ascii="Times New Roman" w:hAnsi="Times New Roman"/>
        </w:rPr>
        <w:t>Livestock Marketing in Kenya and Ethiopia: A Review of Policies and Practice.</w:t>
      </w:r>
      <w:r w:rsidRPr="001C33D8">
        <w:rPr>
          <w:rFonts w:ascii="Times New Roman" w:hAnsi="Times New Roman"/>
        </w:rPr>
        <w:t xml:space="preserve"> Addis Ababa, Ethiopia: Feinstein International Center.</w:t>
      </w:r>
    </w:p>
    <w:p w:rsidR="002F26EA" w:rsidRPr="008F2C8C" w:rsidRDefault="002F26EA" w:rsidP="002F26EA">
      <w:pPr>
        <w:spacing w:after="120" w:line="240" w:lineRule="auto"/>
        <w:ind w:left="432" w:hanging="432"/>
        <w:jc w:val="both"/>
        <w:rPr>
          <w:rFonts w:ascii="Times New Roman" w:hAnsi="Times New Roman"/>
        </w:rPr>
      </w:pPr>
      <w:proofErr w:type="gramStart"/>
      <w:r w:rsidRPr="001C33D8">
        <w:rPr>
          <w:rFonts w:ascii="Times New Roman" w:hAnsi="Times New Roman"/>
        </w:rPr>
        <w:t>Aklilu</w:t>
      </w:r>
      <w:r w:rsidRPr="003E0CCB">
        <w:rPr>
          <w:rFonts w:ascii="Times New Roman" w:hAnsi="Times New Roman"/>
        </w:rPr>
        <w:t xml:space="preserve">, Y., and A. </w:t>
      </w:r>
      <w:r w:rsidRPr="002F244A">
        <w:rPr>
          <w:rFonts w:ascii="Times New Roman" w:hAnsi="Times New Roman"/>
        </w:rPr>
        <w:t>Catle</w:t>
      </w:r>
      <w:r w:rsidRPr="008F2C8C">
        <w:rPr>
          <w:rFonts w:ascii="Times New Roman" w:hAnsi="Times New Roman"/>
        </w:rPr>
        <w:t>y.</w:t>
      </w:r>
      <w:proofErr w:type="gramEnd"/>
      <w:r w:rsidRPr="008F2C8C">
        <w:rPr>
          <w:rFonts w:ascii="Times New Roman" w:hAnsi="Times New Roman"/>
        </w:rPr>
        <w:t xml:space="preserve"> 2009. </w:t>
      </w:r>
      <w:r w:rsidRPr="002F26EA">
        <w:rPr>
          <w:rFonts w:ascii="Times New Roman" w:hAnsi="Times New Roman"/>
        </w:rPr>
        <w:t>Livestock Exports from the Horn of Africa: An Analysis of Benefits by Pastoralist Wealth Group and Policy Implications.</w:t>
      </w:r>
      <w:r w:rsidRPr="001C33D8">
        <w:rPr>
          <w:rFonts w:ascii="Times New Roman" w:hAnsi="Times New Roman"/>
        </w:rPr>
        <w:t xml:space="preserve"> </w:t>
      </w:r>
      <w:r w:rsidRPr="003E0CCB">
        <w:rPr>
          <w:rFonts w:ascii="Times New Roman" w:hAnsi="Times New Roman"/>
        </w:rPr>
        <w:t>Addis Ababa, Ethiopia: Feinstein International Center</w:t>
      </w:r>
      <w:r w:rsidRPr="008F2C8C">
        <w:rPr>
          <w:rFonts w:ascii="Times New Roman" w:hAnsi="Times New Roman"/>
        </w:rPr>
        <w:t>.</w:t>
      </w:r>
    </w:p>
    <w:p w:rsidR="002F26EA" w:rsidRPr="008F2C8C" w:rsidRDefault="002F26EA" w:rsidP="002F26EA">
      <w:pPr>
        <w:spacing w:after="120" w:line="240" w:lineRule="auto"/>
        <w:ind w:left="432" w:hanging="432"/>
        <w:jc w:val="both"/>
        <w:rPr>
          <w:rFonts w:ascii="Times New Roman" w:hAnsi="Times New Roman"/>
        </w:rPr>
      </w:pPr>
      <w:proofErr w:type="spellStart"/>
      <w:proofErr w:type="gramStart"/>
      <w:r w:rsidRPr="002F26EA">
        <w:rPr>
          <w:rFonts w:ascii="Times New Roman" w:hAnsi="Times New Roman"/>
        </w:rPr>
        <w:t>Anis</w:t>
      </w:r>
      <w:proofErr w:type="spellEnd"/>
      <w:r w:rsidRPr="002F26EA">
        <w:rPr>
          <w:rFonts w:ascii="Times New Roman" w:hAnsi="Times New Roman"/>
        </w:rPr>
        <w:t>, K. 2008</w:t>
      </w:r>
      <w:r w:rsidRPr="003E0CCB">
        <w:rPr>
          <w:rFonts w:ascii="Times New Roman" w:hAnsi="Times New Roman"/>
        </w:rPr>
        <w:t>.</w:t>
      </w:r>
      <w:proofErr w:type="gramEnd"/>
      <w:r w:rsidRPr="003E0CCB">
        <w:rPr>
          <w:rFonts w:ascii="Times New Roman" w:hAnsi="Times New Roman"/>
        </w:rPr>
        <w:t xml:space="preserve"> </w:t>
      </w:r>
      <w:r w:rsidRPr="002F26EA">
        <w:rPr>
          <w:rFonts w:ascii="Times New Roman" w:hAnsi="Times New Roman"/>
        </w:rPr>
        <w:t>Education for Pastoralists: Flexible Approaches, Workable Models.</w:t>
      </w:r>
      <w:r w:rsidRPr="001C33D8">
        <w:rPr>
          <w:rFonts w:ascii="Times New Roman" w:hAnsi="Times New Roman"/>
        </w:rPr>
        <w:t xml:space="preserve"> </w:t>
      </w:r>
      <w:r w:rsidRPr="003E0CCB">
        <w:rPr>
          <w:rFonts w:ascii="Times New Roman" w:hAnsi="Times New Roman"/>
        </w:rPr>
        <w:t>Addis Ababa, Ethiopia: Pact Ethiopia</w:t>
      </w:r>
      <w:r w:rsidRPr="008F2C8C">
        <w:rPr>
          <w:rFonts w:ascii="Times New Roman" w:hAnsi="Times New Roman"/>
        </w:rPr>
        <w:t>.</w:t>
      </w:r>
    </w:p>
    <w:p w:rsidR="002F26EA" w:rsidRPr="008F2C8C" w:rsidRDefault="002F26EA" w:rsidP="002F26EA">
      <w:pPr>
        <w:spacing w:after="120" w:line="240" w:lineRule="auto"/>
        <w:ind w:left="432" w:hanging="432"/>
        <w:jc w:val="both"/>
        <w:rPr>
          <w:rFonts w:ascii="Times New Roman" w:hAnsi="Times New Roman"/>
        </w:rPr>
      </w:pPr>
      <w:proofErr w:type="spellStart"/>
      <w:r w:rsidRPr="002F26EA">
        <w:rPr>
          <w:rFonts w:ascii="Times New Roman" w:hAnsi="Times New Roman"/>
        </w:rPr>
        <w:t>Arero</w:t>
      </w:r>
      <w:proofErr w:type="spellEnd"/>
      <w:r w:rsidRPr="002F26EA">
        <w:rPr>
          <w:rFonts w:ascii="Times New Roman" w:hAnsi="Times New Roman"/>
        </w:rPr>
        <w:t>, H. 2005. “</w:t>
      </w:r>
      <w:r w:rsidRPr="008F2C8C">
        <w:rPr>
          <w:rFonts w:ascii="Times New Roman" w:hAnsi="Times New Roman"/>
        </w:rPr>
        <w:t>Pastoralists of Northern Kenya: Education as a Response to a Shifting Socio-economic Process.” Paper presente</w:t>
      </w:r>
      <w:r w:rsidRPr="00C4440B">
        <w:rPr>
          <w:rFonts w:ascii="Times New Roman" w:hAnsi="Times New Roman"/>
        </w:rPr>
        <w:t xml:space="preserve">d at the PENHA Conference </w:t>
      </w:r>
      <w:r w:rsidRPr="008F2C8C">
        <w:rPr>
          <w:rFonts w:ascii="Times New Roman" w:hAnsi="Times New Roman"/>
        </w:rPr>
        <w:t>Pastoralism in the Horn of Africa</w:t>
      </w:r>
      <w:r>
        <w:rPr>
          <w:rFonts w:ascii="Times New Roman" w:hAnsi="Times New Roman"/>
        </w:rPr>
        <w:t>,</w:t>
      </w:r>
      <w:r w:rsidRPr="008F2C8C">
        <w:rPr>
          <w:rFonts w:ascii="Times New Roman" w:hAnsi="Times New Roman"/>
        </w:rPr>
        <w:t xml:space="preserve"> </w:t>
      </w:r>
      <w:r>
        <w:rPr>
          <w:rFonts w:ascii="Times New Roman" w:hAnsi="Times New Roman"/>
        </w:rPr>
        <w:t>“</w:t>
      </w:r>
      <w:r w:rsidRPr="008F2C8C">
        <w:rPr>
          <w:rFonts w:ascii="Times New Roman" w:hAnsi="Times New Roman"/>
        </w:rPr>
        <w:t xml:space="preserve">Surviving </w:t>
      </w:r>
      <w:proofErr w:type="gramStart"/>
      <w:r w:rsidRPr="008F2C8C">
        <w:rPr>
          <w:rFonts w:ascii="Times New Roman" w:hAnsi="Times New Roman"/>
        </w:rPr>
        <w:t>Against</w:t>
      </w:r>
      <w:proofErr w:type="gramEnd"/>
      <w:r w:rsidRPr="008F2C8C">
        <w:rPr>
          <w:rFonts w:ascii="Times New Roman" w:hAnsi="Times New Roman"/>
        </w:rPr>
        <w:t xml:space="preserve"> All Odds,</w:t>
      </w:r>
      <w:r>
        <w:rPr>
          <w:rFonts w:ascii="Times New Roman" w:hAnsi="Times New Roman"/>
        </w:rPr>
        <w:t>”</w:t>
      </w:r>
      <w:r w:rsidRPr="008F2C8C">
        <w:rPr>
          <w:rFonts w:ascii="Times New Roman" w:hAnsi="Times New Roman"/>
        </w:rPr>
        <w:t xml:space="preserve"> London, September 29.</w:t>
      </w:r>
    </w:p>
    <w:p w:rsidR="002F26EA" w:rsidRPr="001C33D8" w:rsidRDefault="002F26EA" w:rsidP="002F26EA">
      <w:pPr>
        <w:spacing w:after="120" w:line="240" w:lineRule="auto"/>
        <w:ind w:left="432" w:hanging="432"/>
        <w:rPr>
          <w:rFonts w:ascii="Times New Roman" w:hAnsi="Times New Roman"/>
        </w:rPr>
      </w:pPr>
      <w:r w:rsidRPr="001C33D8">
        <w:rPr>
          <w:rFonts w:ascii="Times New Roman" w:hAnsi="Times New Roman"/>
        </w:rPr>
        <w:t>CRED (Centre for Research on the Epidemiology of Disasters). 2011. EM-DAT: The International Disaster Databas</w:t>
      </w:r>
      <w:r w:rsidRPr="003E0CCB">
        <w:rPr>
          <w:rFonts w:ascii="Times New Roman" w:hAnsi="Times New Roman"/>
        </w:rPr>
        <w:t xml:space="preserve">e. </w:t>
      </w:r>
      <w:proofErr w:type="gramStart"/>
      <w:r w:rsidRPr="003E0CCB">
        <w:rPr>
          <w:rFonts w:ascii="Times New Roman" w:hAnsi="Times New Roman"/>
        </w:rPr>
        <w:t xml:space="preserve">Accessed </w:t>
      </w:r>
      <w:r w:rsidR="000C7A45">
        <w:rPr>
          <w:rFonts w:ascii="Times New Roman" w:hAnsi="Times New Roman"/>
        </w:rPr>
        <w:t>November 22</w:t>
      </w:r>
      <w:r w:rsidRPr="001C33D8">
        <w:rPr>
          <w:rFonts w:ascii="Times New Roman" w:hAnsi="Times New Roman"/>
        </w:rPr>
        <w:t>.</w:t>
      </w:r>
      <w:proofErr w:type="gramEnd"/>
      <w:r w:rsidRPr="001C33D8">
        <w:rPr>
          <w:rFonts w:ascii="Times New Roman" w:hAnsi="Times New Roman"/>
        </w:rPr>
        <w:t xml:space="preserve"> www.emdat.be. </w:t>
      </w:r>
    </w:p>
    <w:p w:rsidR="008B33A2" w:rsidRDefault="008B33A2" w:rsidP="002F26EA">
      <w:pPr>
        <w:autoSpaceDE w:val="0"/>
        <w:autoSpaceDN w:val="0"/>
        <w:adjustRightInd w:val="0"/>
        <w:spacing w:after="120" w:line="240" w:lineRule="auto"/>
        <w:ind w:left="432" w:hanging="432"/>
        <w:rPr>
          <w:rFonts w:ascii="Times New Roman" w:hAnsi="Times New Roman"/>
        </w:rPr>
      </w:pPr>
      <w:proofErr w:type="gramStart"/>
      <w:r>
        <w:rPr>
          <w:rFonts w:ascii="Times New Roman" w:hAnsi="Times New Roman"/>
        </w:rPr>
        <w:t>CSA, 2009.</w:t>
      </w:r>
      <w:proofErr w:type="gramEnd"/>
      <w:r>
        <w:rPr>
          <w:rFonts w:ascii="Times New Roman" w:hAnsi="Times New Roman"/>
        </w:rPr>
        <w:t xml:space="preserve"> </w:t>
      </w:r>
      <w:proofErr w:type="gramStart"/>
      <w:r w:rsidRPr="008B33A2">
        <w:rPr>
          <w:rFonts w:ascii="Times New Roman" w:hAnsi="Times New Roman"/>
          <w:i/>
        </w:rPr>
        <w:t>Atlas of the Ethiopian Rural Economy</w:t>
      </w:r>
      <w:r>
        <w:rPr>
          <w:rFonts w:ascii="Times New Roman" w:hAnsi="Times New Roman"/>
        </w:rPr>
        <w:t>.</w:t>
      </w:r>
      <w:proofErr w:type="gramEnd"/>
      <w:r>
        <w:rPr>
          <w:rFonts w:ascii="Times New Roman" w:hAnsi="Times New Roman"/>
        </w:rPr>
        <w:t xml:space="preserve"> Central Statistics Agency (CSA) of Ethiopia. </w:t>
      </w:r>
      <w:r w:rsidRPr="008B33A2">
        <w:rPr>
          <w:rFonts w:ascii="Times New Roman" w:hAnsi="Times New Roman"/>
        </w:rPr>
        <w:t xml:space="preserve"> </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gramStart"/>
      <w:r w:rsidRPr="001C33D8">
        <w:rPr>
          <w:rFonts w:ascii="Times New Roman" w:hAnsi="Times New Roman"/>
        </w:rPr>
        <w:t xml:space="preserve">Davies, </w:t>
      </w:r>
      <w:r w:rsidRPr="008F2C8C">
        <w:rPr>
          <w:rFonts w:ascii="Times New Roman" w:hAnsi="Times New Roman"/>
        </w:rPr>
        <w:t>J., and R. Bennett.</w:t>
      </w:r>
      <w:proofErr w:type="gramEnd"/>
      <w:r w:rsidRPr="008F2C8C">
        <w:rPr>
          <w:rFonts w:ascii="Times New Roman" w:hAnsi="Times New Roman"/>
        </w:rPr>
        <w:t xml:space="preserve"> 2007. “Livelihood Adaptation to Risk: Constraints and Opportunities for Pasto</w:t>
      </w:r>
      <w:r w:rsidRPr="00984AC0">
        <w:rPr>
          <w:rFonts w:ascii="Times New Roman" w:hAnsi="Times New Roman"/>
        </w:rPr>
        <w:t>ral Development in Ethiopia’s Afar Region.</w:t>
      </w:r>
      <w:r w:rsidRPr="001C33D8">
        <w:rPr>
          <w:rFonts w:ascii="Times New Roman" w:hAnsi="Times New Roman"/>
        </w:rPr>
        <w:t>”</w:t>
      </w:r>
      <w:r w:rsidRPr="003E0CCB">
        <w:rPr>
          <w:rFonts w:ascii="Times New Roman" w:hAnsi="Times New Roman"/>
        </w:rPr>
        <w:t xml:space="preserve"> </w:t>
      </w:r>
      <w:r w:rsidRPr="00C347EA">
        <w:rPr>
          <w:rFonts w:ascii="Times New Roman" w:hAnsi="Times New Roman"/>
          <w:i/>
        </w:rPr>
        <w:t>Journal of Development Studies</w:t>
      </w:r>
      <w:r w:rsidRPr="003E0CCB">
        <w:rPr>
          <w:rFonts w:ascii="Times New Roman" w:hAnsi="Times New Roman"/>
        </w:rPr>
        <w:t xml:space="preserve"> </w:t>
      </w:r>
      <w:r w:rsidRPr="008F2C8C">
        <w:rPr>
          <w:rFonts w:ascii="Times New Roman" w:hAnsi="Times New Roman"/>
        </w:rPr>
        <w:t>43 (3): 490–511.</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gramStart"/>
      <w:r w:rsidRPr="001C33D8">
        <w:rPr>
          <w:rFonts w:ascii="Times New Roman" w:hAnsi="Times New Roman"/>
        </w:rPr>
        <w:t>de</w:t>
      </w:r>
      <w:proofErr w:type="gramEnd"/>
      <w:r w:rsidRPr="001C33D8">
        <w:rPr>
          <w:rFonts w:ascii="Times New Roman" w:hAnsi="Times New Roman"/>
        </w:rPr>
        <w:t xml:space="preserve"> Brauw, A.</w:t>
      </w:r>
      <w:r w:rsidRPr="003E0CCB">
        <w:rPr>
          <w:rFonts w:ascii="Times New Roman" w:hAnsi="Times New Roman"/>
        </w:rPr>
        <w:t>,</w:t>
      </w:r>
      <w:r w:rsidRPr="008F2C8C">
        <w:rPr>
          <w:rFonts w:ascii="Times New Roman" w:hAnsi="Times New Roman"/>
        </w:rPr>
        <w:t xml:space="preserve"> and G. Carletto. 2008. “</w:t>
      </w:r>
      <w:r w:rsidRPr="00C347EA">
        <w:rPr>
          <w:rFonts w:ascii="Times New Roman" w:hAnsi="Times New Roman"/>
          <w:iCs/>
        </w:rPr>
        <w:t>Improving the Measurement and Policy Relevance of Migration Information in Multi-topic Household Surveys</w:t>
      </w:r>
      <w:r w:rsidRPr="001C33D8">
        <w:rPr>
          <w:rFonts w:ascii="Times New Roman" w:hAnsi="Times New Roman"/>
        </w:rPr>
        <w:t>.</w:t>
      </w:r>
      <w:r w:rsidRPr="003E0CCB">
        <w:rPr>
          <w:rFonts w:ascii="Times New Roman" w:hAnsi="Times New Roman"/>
        </w:rPr>
        <w:t>”</w:t>
      </w:r>
      <w:r w:rsidRPr="008F2C8C">
        <w:rPr>
          <w:rFonts w:ascii="Times New Roman" w:hAnsi="Times New Roman"/>
        </w:rPr>
        <w:t xml:space="preserve"> Mimeo, International Food Policy Research Institute (IFPRI), Washington, DC.</w:t>
      </w:r>
    </w:p>
    <w:p w:rsidR="00E81796" w:rsidRDefault="00E81796" w:rsidP="002F26EA">
      <w:pPr>
        <w:autoSpaceDE w:val="0"/>
        <w:autoSpaceDN w:val="0"/>
        <w:adjustRightInd w:val="0"/>
        <w:spacing w:after="120" w:line="240" w:lineRule="auto"/>
        <w:ind w:left="432" w:hanging="432"/>
        <w:rPr>
          <w:rFonts w:ascii="Times New Roman" w:hAnsi="Times New Roman"/>
        </w:rPr>
      </w:pPr>
      <w:r>
        <w:rPr>
          <w:rFonts w:ascii="Times New Roman" w:hAnsi="Times New Roman"/>
        </w:rPr>
        <w:t xml:space="preserve">Dercon, S. </w:t>
      </w:r>
      <w:r w:rsidRPr="00E81796">
        <w:rPr>
          <w:rFonts w:ascii="Times New Roman" w:hAnsi="Times New Roman"/>
        </w:rPr>
        <w:t>2004</w:t>
      </w:r>
      <w:r>
        <w:rPr>
          <w:rFonts w:ascii="Times New Roman" w:hAnsi="Times New Roman"/>
        </w:rPr>
        <w:t>.</w:t>
      </w:r>
      <w:r w:rsidRPr="00E81796">
        <w:rPr>
          <w:rFonts w:ascii="Times New Roman" w:hAnsi="Times New Roman"/>
        </w:rPr>
        <w:t xml:space="preserve"> </w:t>
      </w:r>
      <w:r w:rsidRPr="00E81796">
        <w:rPr>
          <w:rFonts w:ascii="Times New Roman" w:hAnsi="Times New Roman"/>
          <w:i/>
        </w:rPr>
        <w:t>Insurance against Poverty</w:t>
      </w:r>
      <w:r w:rsidRPr="00E81796">
        <w:rPr>
          <w:rFonts w:ascii="Times New Roman" w:hAnsi="Times New Roman"/>
        </w:rPr>
        <w:t>, Oxford: Oxford University Press.</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spellStart"/>
      <w:proofErr w:type="gramStart"/>
      <w:r w:rsidRPr="001C33D8">
        <w:rPr>
          <w:rFonts w:ascii="Times New Roman" w:hAnsi="Times New Roman"/>
        </w:rPr>
        <w:t>Desta</w:t>
      </w:r>
      <w:proofErr w:type="spellEnd"/>
      <w:r w:rsidRPr="001C33D8">
        <w:rPr>
          <w:rFonts w:ascii="Times New Roman" w:hAnsi="Times New Roman"/>
        </w:rPr>
        <w:t>,</w:t>
      </w:r>
      <w:r w:rsidRPr="003E0CCB">
        <w:rPr>
          <w:rFonts w:ascii="Times New Roman" w:hAnsi="Times New Roman"/>
        </w:rPr>
        <w:t xml:space="preserve"> </w:t>
      </w:r>
      <w:r w:rsidRPr="008F2C8C">
        <w:rPr>
          <w:rFonts w:ascii="Times New Roman" w:hAnsi="Times New Roman"/>
        </w:rPr>
        <w:t>S., and D. L. Coppock.</w:t>
      </w:r>
      <w:proofErr w:type="gramEnd"/>
      <w:r w:rsidRPr="008F2C8C">
        <w:rPr>
          <w:rFonts w:ascii="Times New Roman" w:hAnsi="Times New Roman"/>
        </w:rPr>
        <w:t xml:space="preserve"> 2004. “Pastoralism </w:t>
      </w:r>
      <w:r>
        <w:rPr>
          <w:rFonts w:ascii="Times New Roman" w:hAnsi="Times New Roman"/>
        </w:rPr>
        <w:t>u</w:t>
      </w:r>
      <w:r w:rsidRPr="008F2C8C">
        <w:rPr>
          <w:rFonts w:ascii="Times New Roman" w:hAnsi="Times New Roman"/>
        </w:rPr>
        <w:t xml:space="preserve">nder Pressure: Tracking System Change in Southern Ethiopia.” </w:t>
      </w:r>
      <w:r w:rsidRPr="00C347EA">
        <w:rPr>
          <w:rFonts w:ascii="Times New Roman" w:hAnsi="Times New Roman"/>
          <w:i/>
        </w:rPr>
        <w:t>Human Ecology</w:t>
      </w:r>
      <w:r w:rsidRPr="003E0CCB">
        <w:rPr>
          <w:rFonts w:ascii="Times New Roman" w:hAnsi="Times New Roman"/>
        </w:rPr>
        <w:t xml:space="preserve"> 32</w:t>
      </w:r>
      <w:r w:rsidRPr="008F2C8C">
        <w:rPr>
          <w:rFonts w:ascii="Times New Roman" w:hAnsi="Times New Roman"/>
        </w:rPr>
        <w:t xml:space="preserve"> (4): 465–486.</w:t>
      </w:r>
    </w:p>
    <w:p w:rsidR="002F26EA" w:rsidRPr="003E0CCB" w:rsidRDefault="002F26EA" w:rsidP="002F26EA">
      <w:pPr>
        <w:spacing w:after="120" w:line="240" w:lineRule="auto"/>
        <w:ind w:left="432" w:hanging="432"/>
        <w:rPr>
          <w:rFonts w:ascii="Times New Roman" w:hAnsi="Times New Roman"/>
        </w:rPr>
      </w:pPr>
      <w:r w:rsidRPr="001C33D8">
        <w:rPr>
          <w:rFonts w:ascii="Times New Roman" w:hAnsi="Times New Roman"/>
        </w:rPr>
        <w:t xml:space="preserve">Devereux, S. 2006. </w:t>
      </w:r>
      <w:proofErr w:type="gramStart"/>
      <w:r w:rsidRPr="00C347EA">
        <w:rPr>
          <w:rFonts w:ascii="Times New Roman" w:hAnsi="Times New Roman"/>
          <w:i/>
        </w:rPr>
        <w:t>Vulnerable Livelihoods in Somali Region, Ethiopia.</w:t>
      </w:r>
      <w:proofErr w:type="gramEnd"/>
      <w:r w:rsidRPr="001C33D8">
        <w:rPr>
          <w:rFonts w:ascii="Times New Roman" w:hAnsi="Times New Roman"/>
        </w:rPr>
        <w:t xml:space="preserve"> </w:t>
      </w:r>
      <w:r w:rsidRPr="00C347EA">
        <w:rPr>
          <w:rFonts w:ascii="Times New Roman" w:hAnsi="Times New Roman"/>
          <w:iCs/>
        </w:rPr>
        <w:t xml:space="preserve">ODI Research Report No. 57. </w:t>
      </w:r>
      <w:r w:rsidRPr="001C33D8">
        <w:rPr>
          <w:rFonts w:ascii="Times New Roman" w:hAnsi="Times New Roman"/>
          <w:iCs/>
        </w:rPr>
        <w:t xml:space="preserve">Sussex, UK: </w:t>
      </w:r>
      <w:r w:rsidRPr="00C347EA">
        <w:rPr>
          <w:rFonts w:ascii="Times New Roman" w:hAnsi="Times New Roman"/>
          <w:iCs/>
        </w:rPr>
        <w:t>Overs</w:t>
      </w:r>
      <w:r w:rsidRPr="001C33D8">
        <w:rPr>
          <w:rFonts w:ascii="Times New Roman" w:hAnsi="Times New Roman"/>
          <w:iCs/>
        </w:rPr>
        <w:t>eas Development Institute</w:t>
      </w:r>
      <w:r w:rsidRPr="00C347EA">
        <w:rPr>
          <w:rFonts w:ascii="Times New Roman" w:hAnsi="Times New Roman"/>
          <w:iCs/>
        </w:rPr>
        <w:t>.</w:t>
      </w:r>
      <w:r w:rsidRPr="001C33D8">
        <w:rPr>
          <w:rFonts w:ascii="Times New Roman" w:hAnsi="Times New Roman"/>
          <w:i/>
          <w:iCs/>
        </w:rPr>
        <w:t xml:space="preserve"> </w:t>
      </w:r>
    </w:p>
    <w:p w:rsidR="002F26EA" w:rsidRPr="008F2C8C" w:rsidRDefault="002F26EA" w:rsidP="002F26EA">
      <w:pPr>
        <w:spacing w:after="120" w:line="240" w:lineRule="auto"/>
        <w:ind w:left="432" w:hanging="432"/>
        <w:jc w:val="both"/>
        <w:rPr>
          <w:rFonts w:ascii="Times New Roman" w:hAnsi="Times New Roman"/>
        </w:rPr>
      </w:pPr>
      <w:proofErr w:type="gramStart"/>
      <w:r w:rsidRPr="001C33D8">
        <w:rPr>
          <w:rFonts w:ascii="Times New Roman" w:hAnsi="Times New Roman"/>
        </w:rPr>
        <w:t xml:space="preserve">Devereux, </w:t>
      </w:r>
      <w:r w:rsidRPr="008F2C8C">
        <w:rPr>
          <w:rFonts w:ascii="Times New Roman" w:hAnsi="Times New Roman"/>
        </w:rPr>
        <w:t xml:space="preserve">S., and I. </w:t>
      </w:r>
      <w:proofErr w:type="spellStart"/>
      <w:r w:rsidRPr="002855E7">
        <w:rPr>
          <w:rFonts w:ascii="Times New Roman" w:hAnsi="Times New Roman"/>
        </w:rPr>
        <w:t>Scoones</w:t>
      </w:r>
      <w:proofErr w:type="spellEnd"/>
      <w:r w:rsidRPr="002855E7">
        <w:rPr>
          <w:rFonts w:ascii="Times New Roman" w:hAnsi="Times New Roman"/>
        </w:rPr>
        <w:t>.</w:t>
      </w:r>
      <w:proofErr w:type="gramEnd"/>
      <w:r w:rsidRPr="002855E7">
        <w:rPr>
          <w:rFonts w:ascii="Times New Roman" w:hAnsi="Times New Roman"/>
        </w:rPr>
        <w:t xml:space="preserve"> 2008. </w:t>
      </w:r>
      <w:r w:rsidRPr="00C347EA">
        <w:rPr>
          <w:rFonts w:ascii="Times New Roman" w:hAnsi="Times New Roman"/>
          <w:i/>
        </w:rPr>
        <w:t xml:space="preserve">The Crisis of Pastoralism? </w:t>
      </w:r>
      <w:proofErr w:type="gramStart"/>
      <w:r w:rsidRPr="00C347EA">
        <w:rPr>
          <w:rFonts w:ascii="Times New Roman" w:hAnsi="Times New Roman"/>
          <w:i/>
        </w:rPr>
        <w:t>A Response.</w:t>
      </w:r>
      <w:proofErr w:type="gramEnd"/>
      <w:r w:rsidRPr="001C33D8">
        <w:rPr>
          <w:rFonts w:ascii="Times New Roman" w:hAnsi="Times New Roman"/>
        </w:rPr>
        <w:t xml:space="preserve"> </w:t>
      </w:r>
      <w:proofErr w:type="gramStart"/>
      <w:r w:rsidRPr="003E0CCB">
        <w:rPr>
          <w:rFonts w:ascii="Times New Roman" w:hAnsi="Times New Roman"/>
        </w:rPr>
        <w:t>Discussion Paper 003.</w:t>
      </w:r>
      <w:proofErr w:type="gramEnd"/>
      <w:r w:rsidRPr="003E0CCB">
        <w:rPr>
          <w:rFonts w:ascii="Times New Roman" w:hAnsi="Times New Roman"/>
        </w:rPr>
        <w:t xml:space="preserve"> </w:t>
      </w:r>
      <w:r w:rsidRPr="008F2C8C">
        <w:rPr>
          <w:rFonts w:ascii="Times New Roman" w:hAnsi="Times New Roman"/>
        </w:rPr>
        <w:t>Brighton, UK: Future Agricultures Consortium.</w:t>
      </w:r>
    </w:p>
    <w:p w:rsidR="002F26EA" w:rsidRPr="008F2C8C" w:rsidRDefault="002F26EA" w:rsidP="002F26EA">
      <w:pPr>
        <w:spacing w:after="120" w:line="240" w:lineRule="auto"/>
        <w:ind w:left="432" w:hanging="432"/>
        <w:rPr>
          <w:rFonts w:ascii="Times New Roman" w:hAnsi="Times New Roman"/>
        </w:rPr>
      </w:pPr>
      <w:proofErr w:type="gramStart"/>
      <w:r w:rsidRPr="001C33D8">
        <w:rPr>
          <w:rFonts w:ascii="Times New Roman" w:hAnsi="Times New Roman"/>
        </w:rPr>
        <w:t>DRMFSS</w:t>
      </w:r>
      <w:r w:rsidRPr="008F2C8C">
        <w:rPr>
          <w:rFonts w:ascii="Times New Roman" w:hAnsi="Times New Roman"/>
        </w:rPr>
        <w:t xml:space="preserve"> (Disaster Risk Management and Food Security Sector) and USAID.</w:t>
      </w:r>
      <w:proofErr w:type="gramEnd"/>
      <w:r w:rsidRPr="008F2C8C">
        <w:rPr>
          <w:rFonts w:ascii="Times New Roman" w:hAnsi="Times New Roman"/>
        </w:rPr>
        <w:t xml:space="preserve"> 2011. </w:t>
      </w:r>
      <w:r w:rsidRPr="00C347EA">
        <w:rPr>
          <w:rFonts w:ascii="Times New Roman" w:hAnsi="Times New Roman"/>
          <w:i/>
        </w:rPr>
        <w:t>A</w:t>
      </w:r>
      <w:r w:rsidRPr="001C33D8">
        <w:rPr>
          <w:rFonts w:ascii="Times New Roman" w:hAnsi="Times New Roman"/>
          <w:i/>
        </w:rPr>
        <w:t>n Atlas of Ethiopian</w:t>
      </w:r>
      <w:r w:rsidRPr="00C347EA">
        <w:rPr>
          <w:rFonts w:ascii="Times New Roman" w:hAnsi="Times New Roman"/>
          <w:i/>
        </w:rPr>
        <w:t xml:space="preserve"> Livelihoods.</w:t>
      </w:r>
      <w:r w:rsidRPr="001C33D8">
        <w:rPr>
          <w:rFonts w:ascii="Times New Roman" w:hAnsi="Times New Roman"/>
        </w:rPr>
        <w:t xml:space="preserve"> </w:t>
      </w:r>
      <w:r w:rsidRPr="003E0CCB">
        <w:rPr>
          <w:rFonts w:ascii="Times New Roman" w:hAnsi="Times New Roman"/>
        </w:rPr>
        <w:t xml:space="preserve">Addis Ababa, Ethiopia: </w:t>
      </w:r>
      <w:r w:rsidRPr="008F2C8C">
        <w:rPr>
          <w:rFonts w:ascii="Times New Roman" w:hAnsi="Times New Roman"/>
        </w:rPr>
        <w:t xml:space="preserve">Livelihoods Integration Unit, DRMFSS, Ministry of Agriculture and Rural Development, Government of Ethiopia; Addis Ababa, Ethiopia: USAID Ethiopia. </w:t>
      </w:r>
    </w:p>
    <w:p w:rsidR="00106AEB" w:rsidRDefault="00106AEB" w:rsidP="00106AEB">
      <w:pPr>
        <w:autoSpaceDE w:val="0"/>
        <w:autoSpaceDN w:val="0"/>
        <w:adjustRightInd w:val="0"/>
        <w:spacing w:after="0" w:line="240" w:lineRule="auto"/>
        <w:ind w:left="432" w:hanging="432"/>
        <w:rPr>
          <w:rFonts w:ascii="Times New Roman" w:hAnsi="Times New Roman"/>
        </w:rPr>
      </w:pPr>
      <w:proofErr w:type="gramStart"/>
      <w:r w:rsidRPr="00106AEB">
        <w:rPr>
          <w:rFonts w:ascii="Times New Roman" w:hAnsi="Times New Roman"/>
        </w:rPr>
        <w:t>FEWSNET</w:t>
      </w:r>
      <w:r>
        <w:rPr>
          <w:rFonts w:ascii="Times New Roman" w:hAnsi="Times New Roman"/>
        </w:rPr>
        <w:t>.</w:t>
      </w:r>
      <w:proofErr w:type="gramEnd"/>
      <w:r>
        <w:rPr>
          <w:rFonts w:ascii="Times New Roman" w:hAnsi="Times New Roman"/>
        </w:rPr>
        <w:t xml:space="preserve"> 2011. Famine Early Warning Systems Network. </w:t>
      </w:r>
      <w:proofErr w:type="gramStart"/>
      <w:r>
        <w:rPr>
          <w:rFonts w:ascii="Times New Roman" w:hAnsi="Times New Roman"/>
        </w:rPr>
        <w:t>Sponsored by USAID.</w:t>
      </w:r>
      <w:proofErr w:type="gramEnd"/>
      <w:r>
        <w:rPr>
          <w:rFonts w:ascii="Times New Roman" w:hAnsi="Times New Roman"/>
        </w:rPr>
        <w:t xml:space="preserve"> </w:t>
      </w:r>
    </w:p>
    <w:p w:rsidR="00106AEB" w:rsidRPr="00C4440B" w:rsidRDefault="00106AEB" w:rsidP="00106AEB">
      <w:pPr>
        <w:autoSpaceDE w:val="0"/>
        <w:autoSpaceDN w:val="0"/>
        <w:adjustRightInd w:val="0"/>
        <w:spacing w:after="120" w:line="240" w:lineRule="auto"/>
        <w:ind w:left="432" w:hanging="432"/>
        <w:rPr>
          <w:rFonts w:ascii="Times New Roman" w:hAnsi="Times New Roman"/>
        </w:rPr>
      </w:pPr>
      <w:proofErr w:type="gramStart"/>
      <w:r w:rsidRPr="00106AEB">
        <w:rPr>
          <w:rFonts w:ascii="Times New Roman" w:hAnsi="Times New Roman"/>
        </w:rPr>
        <w:t>&lt; http://www.fews.net.</w:t>
      </w:r>
      <w:proofErr w:type="gramEnd"/>
      <w:r w:rsidRPr="00106AEB">
        <w:rPr>
          <w:rFonts w:ascii="Times New Roman" w:hAnsi="Times New Roman"/>
        </w:rPr>
        <w:t xml:space="preserve"> /&gt;</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spellStart"/>
      <w:r w:rsidRPr="001C33D8">
        <w:rPr>
          <w:rFonts w:ascii="Times New Roman" w:hAnsi="Times New Roman"/>
          <w:bCs/>
        </w:rPr>
        <w:t>Flintan</w:t>
      </w:r>
      <w:proofErr w:type="spellEnd"/>
      <w:r w:rsidRPr="001C33D8">
        <w:rPr>
          <w:rFonts w:ascii="Times New Roman" w:hAnsi="Times New Roman"/>
          <w:bCs/>
        </w:rPr>
        <w:t xml:space="preserve">, Fiona. 2011. </w:t>
      </w:r>
      <w:r w:rsidRPr="00C347EA">
        <w:rPr>
          <w:rFonts w:ascii="Times New Roman" w:hAnsi="Times New Roman"/>
          <w:bCs/>
          <w:i/>
        </w:rPr>
        <w:t xml:space="preserve">Broken Lands: Broken Lives? </w:t>
      </w:r>
      <w:proofErr w:type="gramStart"/>
      <w:r w:rsidRPr="00C347EA">
        <w:rPr>
          <w:rFonts w:ascii="Times New Roman" w:hAnsi="Times New Roman"/>
          <w:bCs/>
          <w:i/>
        </w:rPr>
        <w:t>Causes, Processes and Impacts of Land Fragmentation in the Rangelands of Ethiopia, Kenya and Uganda.</w:t>
      </w:r>
      <w:proofErr w:type="gramEnd"/>
      <w:r w:rsidRPr="001C33D8">
        <w:rPr>
          <w:rFonts w:ascii="Times New Roman" w:hAnsi="Times New Roman"/>
          <w:bCs/>
        </w:rPr>
        <w:t xml:space="preserve"> </w:t>
      </w:r>
      <w:proofErr w:type="gramStart"/>
      <w:r w:rsidRPr="001C33D8">
        <w:rPr>
          <w:rFonts w:ascii="Times New Roman" w:hAnsi="Times New Roman"/>
          <w:bCs/>
        </w:rPr>
        <w:t>Research report</w:t>
      </w:r>
      <w:r w:rsidRPr="003E0CCB">
        <w:rPr>
          <w:rFonts w:ascii="Times New Roman" w:hAnsi="Times New Roman"/>
          <w:bCs/>
        </w:rPr>
        <w:t>.</w:t>
      </w:r>
      <w:proofErr w:type="gramEnd"/>
      <w:r w:rsidRPr="003E0CCB">
        <w:rPr>
          <w:rFonts w:ascii="Times New Roman" w:hAnsi="Times New Roman"/>
          <w:bCs/>
        </w:rPr>
        <w:t xml:space="preserve"> Nairobi, Kenya</w:t>
      </w:r>
      <w:r w:rsidRPr="008F2C8C">
        <w:rPr>
          <w:rFonts w:ascii="Times New Roman" w:hAnsi="Times New Roman"/>
          <w:bCs/>
        </w:rPr>
        <w:t xml:space="preserve">: Regional Learning and Advocacy </w:t>
      </w:r>
      <w:proofErr w:type="spellStart"/>
      <w:r w:rsidRPr="008F2C8C">
        <w:rPr>
          <w:rFonts w:ascii="Times New Roman" w:hAnsi="Times New Roman"/>
          <w:bCs/>
        </w:rPr>
        <w:t>Programme</w:t>
      </w:r>
      <w:proofErr w:type="spellEnd"/>
      <w:r w:rsidRPr="008F2C8C">
        <w:rPr>
          <w:rFonts w:ascii="Times New Roman" w:hAnsi="Times New Roman"/>
          <w:bCs/>
        </w:rPr>
        <w:t xml:space="preserve"> (REGLAP).</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spellStart"/>
      <w:proofErr w:type="gramStart"/>
      <w:r w:rsidRPr="003E0CCB">
        <w:rPr>
          <w:rFonts w:ascii="Times New Roman" w:hAnsi="Times New Roman"/>
        </w:rPr>
        <w:t>Gebru</w:t>
      </w:r>
      <w:proofErr w:type="spellEnd"/>
      <w:r w:rsidRPr="003E0CCB">
        <w:rPr>
          <w:rFonts w:ascii="Times New Roman" w:hAnsi="Times New Roman"/>
        </w:rPr>
        <w:t xml:space="preserve">, </w:t>
      </w:r>
      <w:r w:rsidRPr="008F2C8C">
        <w:rPr>
          <w:rFonts w:ascii="Times New Roman" w:hAnsi="Times New Roman"/>
        </w:rPr>
        <w:t>G.</w:t>
      </w:r>
      <w:r>
        <w:rPr>
          <w:rFonts w:ascii="Times New Roman" w:hAnsi="Times New Roman"/>
        </w:rPr>
        <w:t>,</w:t>
      </w:r>
      <w:r w:rsidRPr="008F2C8C">
        <w:rPr>
          <w:rFonts w:ascii="Times New Roman" w:hAnsi="Times New Roman"/>
        </w:rPr>
        <w:t xml:space="preserve"> S. </w:t>
      </w:r>
      <w:proofErr w:type="spellStart"/>
      <w:r w:rsidRPr="008F2C8C">
        <w:rPr>
          <w:rFonts w:ascii="Times New Roman" w:hAnsi="Times New Roman"/>
        </w:rPr>
        <w:t>Desta</w:t>
      </w:r>
      <w:proofErr w:type="spellEnd"/>
      <w:r w:rsidRPr="008F2C8C">
        <w:rPr>
          <w:rFonts w:ascii="Times New Roman" w:hAnsi="Times New Roman"/>
        </w:rPr>
        <w:t xml:space="preserve">, D. L. Coppock, S. </w:t>
      </w:r>
      <w:proofErr w:type="spellStart"/>
      <w:r w:rsidRPr="008F2C8C">
        <w:rPr>
          <w:rFonts w:ascii="Times New Roman" w:hAnsi="Times New Roman"/>
        </w:rPr>
        <w:t>Tezera</w:t>
      </w:r>
      <w:proofErr w:type="spellEnd"/>
      <w:r w:rsidRPr="008F2C8C">
        <w:rPr>
          <w:rFonts w:ascii="Times New Roman" w:hAnsi="Times New Roman"/>
        </w:rPr>
        <w:t xml:space="preserve">, and Z. </w:t>
      </w:r>
      <w:proofErr w:type="spellStart"/>
      <w:r w:rsidRPr="008F2C8C">
        <w:rPr>
          <w:rFonts w:ascii="Times New Roman" w:hAnsi="Times New Roman"/>
        </w:rPr>
        <w:t>Edea</w:t>
      </w:r>
      <w:proofErr w:type="spellEnd"/>
      <w:r w:rsidRPr="008F2C8C">
        <w:rPr>
          <w:rFonts w:ascii="Times New Roman" w:hAnsi="Times New Roman"/>
        </w:rPr>
        <w:t>.</w:t>
      </w:r>
      <w:proofErr w:type="gramEnd"/>
      <w:r w:rsidRPr="008F2C8C">
        <w:rPr>
          <w:rFonts w:ascii="Times New Roman" w:hAnsi="Times New Roman"/>
        </w:rPr>
        <w:t xml:space="preserve"> 2009. </w:t>
      </w:r>
      <w:r w:rsidRPr="00C347EA">
        <w:rPr>
          <w:rFonts w:ascii="Times New Roman" w:hAnsi="Times New Roman"/>
          <w:i/>
        </w:rPr>
        <w:t>Can Pastoral Linkages to Livestock Markets Be Sustained in Southern Ethiopia?</w:t>
      </w:r>
      <w:r w:rsidRPr="001C33D8">
        <w:rPr>
          <w:rFonts w:ascii="Times New Roman" w:hAnsi="Times New Roman"/>
        </w:rPr>
        <w:t xml:space="preserve"> </w:t>
      </w:r>
      <w:proofErr w:type="gramStart"/>
      <w:r w:rsidRPr="001C33D8">
        <w:rPr>
          <w:rFonts w:ascii="Times New Roman" w:hAnsi="Times New Roman"/>
        </w:rPr>
        <w:t>Research brief 09-01-</w:t>
      </w:r>
      <w:r w:rsidRPr="00D84908">
        <w:rPr>
          <w:rFonts w:ascii="Times New Roman" w:hAnsi="Times New Roman"/>
        </w:rPr>
        <w:t>PARIMA.</w:t>
      </w:r>
      <w:proofErr w:type="gramEnd"/>
      <w:r w:rsidRPr="00D84908">
        <w:rPr>
          <w:rFonts w:ascii="Times New Roman" w:hAnsi="Times New Roman"/>
        </w:rPr>
        <w:t xml:space="preserve"> </w:t>
      </w:r>
      <w:r w:rsidRPr="001C33D8">
        <w:rPr>
          <w:rFonts w:ascii="Times New Roman" w:hAnsi="Times New Roman"/>
        </w:rPr>
        <w:t xml:space="preserve">Davis, </w:t>
      </w:r>
      <w:r w:rsidRPr="001C33D8">
        <w:rPr>
          <w:rFonts w:ascii="Times New Roman" w:hAnsi="Times New Roman"/>
        </w:rPr>
        <w:lastRenderedPageBreak/>
        <w:t xml:space="preserve">CA, US: </w:t>
      </w:r>
      <w:r w:rsidRPr="003E0CCB">
        <w:rPr>
          <w:rFonts w:ascii="Times New Roman" w:hAnsi="Times New Roman"/>
        </w:rPr>
        <w:t>Pastoralist Risk Management Project, Global Livestock Collaborative Research Support Program, University of California</w:t>
      </w:r>
      <w:r w:rsidRPr="008F2C8C">
        <w:rPr>
          <w:rFonts w:ascii="Times New Roman" w:hAnsi="Times New Roman"/>
        </w:rPr>
        <w:t>, Davis.</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spellStart"/>
      <w:proofErr w:type="gramStart"/>
      <w:r w:rsidRPr="001C33D8">
        <w:rPr>
          <w:rFonts w:ascii="Times New Roman" w:hAnsi="Times New Roman"/>
        </w:rPr>
        <w:t>Haggblade</w:t>
      </w:r>
      <w:proofErr w:type="spellEnd"/>
      <w:r w:rsidRPr="001C33D8">
        <w:rPr>
          <w:rFonts w:ascii="Times New Roman" w:hAnsi="Times New Roman"/>
        </w:rPr>
        <w:t>, S., P. Hazell</w:t>
      </w:r>
      <w:r w:rsidRPr="003E0CCB">
        <w:rPr>
          <w:rFonts w:ascii="Times New Roman" w:hAnsi="Times New Roman"/>
        </w:rPr>
        <w:t>,</w:t>
      </w:r>
      <w:r w:rsidRPr="008F2C8C">
        <w:rPr>
          <w:rFonts w:ascii="Times New Roman" w:hAnsi="Times New Roman"/>
        </w:rPr>
        <w:t xml:space="preserve"> and T. Reardon.</w:t>
      </w:r>
      <w:proofErr w:type="gramEnd"/>
      <w:r w:rsidRPr="008F2C8C">
        <w:rPr>
          <w:rFonts w:ascii="Times New Roman" w:hAnsi="Times New Roman"/>
        </w:rPr>
        <w:t xml:space="preserve"> 2007. </w:t>
      </w:r>
      <w:r w:rsidRPr="008F2C8C">
        <w:rPr>
          <w:rFonts w:ascii="Times New Roman" w:hAnsi="Times New Roman"/>
          <w:i/>
          <w:iCs/>
        </w:rPr>
        <w:t>Transforming the Rural Nonfarm Economy</w:t>
      </w:r>
      <w:r w:rsidRPr="008F2C8C">
        <w:rPr>
          <w:rFonts w:ascii="Times New Roman" w:hAnsi="Times New Roman"/>
        </w:rPr>
        <w:t>. Baltimore, MD: John Hopkins University Press.</w:t>
      </w:r>
    </w:p>
    <w:p w:rsidR="002F26EA" w:rsidRPr="008F2C8C" w:rsidRDefault="002F26EA" w:rsidP="002F26EA">
      <w:pPr>
        <w:spacing w:after="120" w:line="240" w:lineRule="auto"/>
        <w:ind w:left="432" w:hanging="432"/>
        <w:jc w:val="both"/>
        <w:rPr>
          <w:rFonts w:ascii="Times New Roman" w:hAnsi="Times New Roman"/>
          <w:bCs/>
        </w:rPr>
      </w:pPr>
      <w:proofErr w:type="gramStart"/>
      <w:r w:rsidRPr="001C33D8">
        <w:rPr>
          <w:rFonts w:ascii="Times New Roman" w:hAnsi="Times New Roman"/>
          <w:bCs/>
        </w:rPr>
        <w:t xml:space="preserve">Haile, </w:t>
      </w:r>
      <w:r w:rsidRPr="008F2C8C">
        <w:rPr>
          <w:rFonts w:ascii="Times New Roman" w:hAnsi="Times New Roman"/>
          <w:bCs/>
        </w:rPr>
        <w:t>A., W. Ayalew, N. Kebede, T. Dessie, and A. Tegegne.</w:t>
      </w:r>
      <w:proofErr w:type="gramEnd"/>
      <w:r w:rsidRPr="008F2C8C">
        <w:rPr>
          <w:rFonts w:ascii="Times New Roman" w:hAnsi="Times New Roman"/>
          <w:bCs/>
        </w:rPr>
        <w:t xml:space="preserve"> 2011. </w:t>
      </w:r>
      <w:r w:rsidRPr="00C347EA">
        <w:rPr>
          <w:rFonts w:ascii="Times New Roman" w:hAnsi="Times New Roman"/>
          <w:bCs/>
          <w:i/>
        </w:rPr>
        <w:t xml:space="preserve">Breeding Strategy to Improve Ethiopian </w:t>
      </w:r>
      <w:proofErr w:type="spellStart"/>
      <w:r w:rsidRPr="00C347EA">
        <w:rPr>
          <w:rFonts w:ascii="Times New Roman" w:hAnsi="Times New Roman"/>
          <w:bCs/>
          <w:i/>
        </w:rPr>
        <w:t>Boran</w:t>
      </w:r>
      <w:proofErr w:type="spellEnd"/>
      <w:r w:rsidRPr="00C347EA">
        <w:rPr>
          <w:rFonts w:ascii="Times New Roman" w:hAnsi="Times New Roman"/>
          <w:bCs/>
          <w:i/>
        </w:rPr>
        <w:t xml:space="preserve"> Cattle for Meat and Milk Production.</w:t>
      </w:r>
      <w:r w:rsidRPr="001C33D8">
        <w:rPr>
          <w:rFonts w:ascii="Times New Roman" w:hAnsi="Times New Roman"/>
          <w:bCs/>
        </w:rPr>
        <w:t xml:space="preserve"> </w:t>
      </w:r>
      <w:proofErr w:type="gramStart"/>
      <w:r w:rsidRPr="001C33D8">
        <w:rPr>
          <w:rFonts w:ascii="Times New Roman" w:hAnsi="Times New Roman"/>
          <w:bCs/>
        </w:rPr>
        <w:t>Working Paper No. 26.</w:t>
      </w:r>
      <w:proofErr w:type="gramEnd"/>
      <w:r w:rsidRPr="001C33D8">
        <w:rPr>
          <w:rFonts w:ascii="Times New Roman" w:hAnsi="Times New Roman"/>
          <w:bCs/>
        </w:rPr>
        <w:t xml:space="preserve"> </w:t>
      </w:r>
      <w:r w:rsidRPr="003E0CCB">
        <w:rPr>
          <w:rFonts w:ascii="Times New Roman" w:hAnsi="Times New Roman"/>
          <w:bCs/>
        </w:rPr>
        <w:t>Addis Ababa</w:t>
      </w:r>
      <w:r w:rsidRPr="008F2C8C">
        <w:rPr>
          <w:rFonts w:ascii="Times New Roman" w:hAnsi="Times New Roman"/>
          <w:bCs/>
        </w:rPr>
        <w:t>, Ethiopia: Improving Productivity and Market Success of Ethiopian Farmers Project (IPMS), International Livestock Research Institute (ILRI).</w:t>
      </w:r>
    </w:p>
    <w:p w:rsidR="00E81796" w:rsidRDefault="00E81796" w:rsidP="002F26EA">
      <w:pPr>
        <w:autoSpaceDE w:val="0"/>
        <w:autoSpaceDN w:val="0"/>
        <w:adjustRightInd w:val="0"/>
        <w:spacing w:after="120" w:line="240" w:lineRule="auto"/>
        <w:ind w:left="432" w:hanging="432"/>
        <w:rPr>
          <w:rFonts w:ascii="Times New Roman" w:hAnsi="Times New Roman"/>
        </w:rPr>
      </w:pPr>
      <w:proofErr w:type="gramStart"/>
      <w:r w:rsidRPr="00E81796">
        <w:rPr>
          <w:rFonts w:ascii="Times New Roman" w:hAnsi="Times New Roman"/>
        </w:rPr>
        <w:t>Headey, D., D. Bezemer and P.B. Hazell.</w:t>
      </w:r>
      <w:proofErr w:type="gramEnd"/>
      <w:r w:rsidRPr="00E81796">
        <w:rPr>
          <w:rFonts w:ascii="Times New Roman" w:hAnsi="Times New Roman"/>
        </w:rPr>
        <w:t xml:space="preserve"> 2010. Agricultural Employment Trends in Asia and Africa: Too Fast or Too Slow? </w:t>
      </w:r>
      <w:r w:rsidRPr="00E81796">
        <w:rPr>
          <w:rFonts w:ascii="Times New Roman" w:hAnsi="Times New Roman"/>
          <w:i/>
        </w:rPr>
        <w:t>World Bank Research Observer</w:t>
      </w:r>
      <w:r w:rsidRPr="00E81796">
        <w:rPr>
          <w:rFonts w:ascii="Times New Roman" w:hAnsi="Times New Roman"/>
        </w:rPr>
        <w:t xml:space="preserve"> 25 (1): 57-89.</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r w:rsidRPr="001C33D8">
        <w:rPr>
          <w:rFonts w:ascii="Times New Roman" w:hAnsi="Times New Roman"/>
        </w:rPr>
        <w:t>ILRI</w:t>
      </w:r>
      <w:r w:rsidRPr="003E0CCB">
        <w:rPr>
          <w:rFonts w:ascii="Times New Roman" w:hAnsi="Times New Roman"/>
        </w:rPr>
        <w:t xml:space="preserve"> (</w:t>
      </w:r>
      <w:r w:rsidRPr="008F2C8C">
        <w:rPr>
          <w:rFonts w:ascii="Times New Roman" w:hAnsi="Times New Roman"/>
          <w:bCs/>
        </w:rPr>
        <w:t>International Livestock Research Institute)</w:t>
      </w:r>
      <w:r w:rsidRPr="008F2C8C">
        <w:rPr>
          <w:rFonts w:ascii="Times New Roman" w:hAnsi="Times New Roman"/>
        </w:rPr>
        <w:t xml:space="preserve">. 2010. </w:t>
      </w:r>
      <w:r w:rsidRPr="00C347EA">
        <w:rPr>
          <w:rFonts w:ascii="Times New Roman" w:hAnsi="Times New Roman"/>
          <w:i/>
        </w:rPr>
        <w:t>An Assessment of the Response to the 2008–2009 Drought in Kenya.</w:t>
      </w:r>
      <w:r w:rsidRPr="003E0CCB">
        <w:rPr>
          <w:rFonts w:ascii="Times New Roman" w:hAnsi="Times New Roman"/>
        </w:rPr>
        <w:t xml:space="preserve"> </w:t>
      </w:r>
      <w:r w:rsidRPr="008F2C8C">
        <w:rPr>
          <w:rFonts w:ascii="Times New Roman" w:hAnsi="Times New Roman"/>
        </w:rPr>
        <w:t xml:space="preserve">Report commissioned by the European Delegation to the Republic of Kenya. Nairobi, Kenya: International Livestock Research Institute. </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spellStart"/>
      <w:proofErr w:type="gramStart"/>
      <w:r w:rsidRPr="001C33D8">
        <w:rPr>
          <w:rFonts w:ascii="Times New Roman" w:hAnsi="Times New Roman"/>
        </w:rPr>
        <w:t>Krätli</w:t>
      </w:r>
      <w:proofErr w:type="spellEnd"/>
      <w:r w:rsidRPr="003E0CCB">
        <w:rPr>
          <w:rFonts w:ascii="Times New Roman" w:hAnsi="Times New Roman"/>
        </w:rPr>
        <w:t>,</w:t>
      </w:r>
      <w:r w:rsidRPr="008F2C8C">
        <w:rPr>
          <w:rFonts w:ascii="Times New Roman" w:hAnsi="Times New Roman"/>
        </w:rPr>
        <w:t xml:space="preserve"> S., and C. Dyer.</w:t>
      </w:r>
      <w:proofErr w:type="gramEnd"/>
      <w:r w:rsidRPr="008F2C8C">
        <w:rPr>
          <w:rFonts w:ascii="Times New Roman" w:hAnsi="Times New Roman"/>
        </w:rPr>
        <w:t xml:space="preserve"> 2009. </w:t>
      </w:r>
      <w:r w:rsidRPr="00C347EA">
        <w:rPr>
          <w:rFonts w:ascii="Times New Roman" w:hAnsi="Times New Roman"/>
          <w:i/>
        </w:rPr>
        <w:t xml:space="preserve">Mobile Pastoralists and Education: Strategic Options. </w:t>
      </w:r>
      <w:proofErr w:type="gramStart"/>
      <w:r w:rsidRPr="00C347EA">
        <w:rPr>
          <w:rFonts w:ascii="Times New Roman" w:hAnsi="Times New Roman"/>
          <w:i/>
        </w:rPr>
        <w:t>Education for Nomads.</w:t>
      </w:r>
      <w:proofErr w:type="gramEnd"/>
      <w:r w:rsidRPr="001C33D8">
        <w:rPr>
          <w:rFonts w:ascii="Times New Roman" w:hAnsi="Times New Roman"/>
        </w:rPr>
        <w:t xml:space="preserve"> </w:t>
      </w:r>
      <w:proofErr w:type="gramStart"/>
      <w:r w:rsidRPr="001C33D8">
        <w:rPr>
          <w:rFonts w:ascii="Times New Roman" w:hAnsi="Times New Roman"/>
        </w:rPr>
        <w:t>Working Paper 1.</w:t>
      </w:r>
      <w:proofErr w:type="gramEnd"/>
      <w:r w:rsidRPr="001C33D8">
        <w:rPr>
          <w:rFonts w:ascii="Times New Roman" w:hAnsi="Times New Roman"/>
        </w:rPr>
        <w:t xml:space="preserve"> </w:t>
      </w:r>
      <w:r w:rsidRPr="003E0CCB">
        <w:rPr>
          <w:rFonts w:ascii="Times New Roman" w:hAnsi="Times New Roman"/>
        </w:rPr>
        <w:t xml:space="preserve">London: </w:t>
      </w:r>
      <w:r w:rsidRPr="008F2C8C">
        <w:rPr>
          <w:rFonts w:ascii="Times New Roman" w:hAnsi="Times New Roman"/>
        </w:rPr>
        <w:t xml:space="preserve">International Institute for Environment and Development. </w:t>
      </w:r>
    </w:p>
    <w:p w:rsidR="002F26EA" w:rsidRPr="008F2C8C" w:rsidRDefault="002F26EA" w:rsidP="002F26EA">
      <w:pPr>
        <w:autoSpaceDE w:val="0"/>
        <w:autoSpaceDN w:val="0"/>
        <w:adjustRightInd w:val="0"/>
        <w:spacing w:after="120" w:line="240" w:lineRule="auto"/>
        <w:ind w:left="432" w:hanging="432"/>
        <w:rPr>
          <w:rFonts w:ascii="Times New Roman" w:hAnsi="Times New Roman"/>
          <w:bCs/>
        </w:rPr>
      </w:pPr>
      <w:proofErr w:type="gramStart"/>
      <w:r w:rsidRPr="001C33D8">
        <w:rPr>
          <w:rFonts w:ascii="Times New Roman" w:hAnsi="Times New Roman"/>
          <w:bCs/>
        </w:rPr>
        <w:t xml:space="preserve">Little, P. D., A. A. </w:t>
      </w:r>
      <w:proofErr w:type="spellStart"/>
      <w:r w:rsidRPr="001C33D8">
        <w:rPr>
          <w:rFonts w:ascii="Times New Roman" w:hAnsi="Times New Roman"/>
          <w:bCs/>
        </w:rPr>
        <w:t>Aboud</w:t>
      </w:r>
      <w:proofErr w:type="spellEnd"/>
      <w:r w:rsidRPr="001C33D8">
        <w:rPr>
          <w:rFonts w:ascii="Times New Roman" w:hAnsi="Times New Roman"/>
          <w:bCs/>
        </w:rPr>
        <w:t xml:space="preserve">, and C. </w:t>
      </w:r>
      <w:proofErr w:type="spellStart"/>
      <w:r w:rsidRPr="001C33D8">
        <w:rPr>
          <w:rFonts w:ascii="Times New Roman" w:hAnsi="Times New Roman"/>
          <w:bCs/>
        </w:rPr>
        <w:t>Lenachuru</w:t>
      </w:r>
      <w:proofErr w:type="spellEnd"/>
      <w:r w:rsidRPr="001C33D8">
        <w:rPr>
          <w:rFonts w:ascii="Times New Roman" w:hAnsi="Times New Roman"/>
          <w:bCs/>
        </w:rPr>
        <w:t>.</w:t>
      </w:r>
      <w:proofErr w:type="gramEnd"/>
      <w:r w:rsidRPr="001C33D8">
        <w:rPr>
          <w:rFonts w:ascii="Times New Roman" w:hAnsi="Times New Roman"/>
          <w:bCs/>
        </w:rPr>
        <w:t xml:space="preserve"> 2009. “Can Formal Education Reduce Risks For Drought-Prone Pastoralists? A Case Study </w:t>
      </w:r>
      <w:proofErr w:type="gramStart"/>
      <w:r w:rsidRPr="001C33D8">
        <w:rPr>
          <w:rFonts w:ascii="Times New Roman" w:hAnsi="Times New Roman"/>
          <w:bCs/>
        </w:rPr>
        <w:t>From</w:t>
      </w:r>
      <w:proofErr w:type="gramEnd"/>
      <w:r w:rsidRPr="001C33D8">
        <w:rPr>
          <w:rFonts w:ascii="Times New Roman" w:hAnsi="Times New Roman"/>
          <w:bCs/>
        </w:rPr>
        <w:t xml:space="preserve"> </w:t>
      </w:r>
      <w:proofErr w:type="spellStart"/>
      <w:r w:rsidRPr="001C33D8">
        <w:rPr>
          <w:rFonts w:ascii="Times New Roman" w:hAnsi="Times New Roman"/>
          <w:bCs/>
        </w:rPr>
        <w:t>Baringo</w:t>
      </w:r>
      <w:proofErr w:type="spellEnd"/>
      <w:r w:rsidRPr="001C33D8">
        <w:rPr>
          <w:rFonts w:ascii="Times New Roman" w:hAnsi="Times New Roman"/>
          <w:bCs/>
        </w:rPr>
        <w:t xml:space="preserve"> District, Kenya.” </w:t>
      </w:r>
      <w:r w:rsidRPr="003E0CCB">
        <w:rPr>
          <w:rFonts w:ascii="Times New Roman" w:hAnsi="Times New Roman"/>
          <w:bCs/>
          <w:i/>
        </w:rPr>
        <w:t>Human Organizat</w:t>
      </w:r>
      <w:r w:rsidRPr="008F2C8C">
        <w:rPr>
          <w:rFonts w:ascii="Times New Roman" w:hAnsi="Times New Roman"/>
          <w:bCs/>
          <w:i/>
        </w:rPr>
        <w:t>ion</w:t>
      </w:r>
      <w:r w:rsidRPr="008F2C8C">
        <w:rPr>
          <w:rFonts w:ascii="Times New Roman" w:hAnsi="Times New Roman"/>
          <w:bCs/>
        </w:rPr>
        <w:t xml:space="preserve"> 68 (2): 154–165.</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gramStart"/>
      <w:r w:rsidRPr="001C33D8">
        <w:rPr>
          <w:rFonts w:ascii="Times New Roman" w:hAnsi="Times New Roman"/>
        </w:rPr>
        <w:t>Littl</w:t>
      </w:r>
      <w:r w:rsidRPr="003E0CCB">
        <w:rPr>
          <w:rFonts w:ascii="Times New Roman" w:hAnsi="Times New Roman"/>
        </w:rPr>
        <w:t xml:space="preserve">e, P. D., R. </w:t>
      </w:r>
      <w:proofErr w:type="spellStart"/>
      <w:r w:rsidRPr="003E0CCB">
        <w:rPr>
          <w:rFonts w:ascii="Times New Roman" w:hAnsi="Times New Roman"/>
        </w:rPr>
        <w:t>Behnke</w:t>
      </w:r>
      <w:proofErr w:type="spellEnd"/>
      <w:r w:rsidRPr="003E0CCB">
        <w:rPr>
          <w:rFonts w:ascii="Times New Roman" w:hAnsi="Times New Roman"/>
        </w:rPr>
        <w:t xml:space="preserve">, J. </w:t>
      </w:r>
      <w:proofErr w:type="spellStart"/>
      <w:r w:rsidRPr="003E0CCB">
        <w:rPr>
          <w:rFonts w:ascii="Times New Roman" w:hAnsi="Times New Roman"/>
        </w:rPr>
        <w:t>McPeak</w:t>
      </w:r>
      <w:proofErr w:type="spellEnd"/>
      <w:r w:rsidRPr="003E0CCB">
        <w:rPr>
          <w:rFonts w:ascii="Times New Roman" w:hAnsi="Times New Roman"/>
        </w:rPr>
        <w:t xml:space="preserve">, and G. </w:t>
      </w:r>
      <w:proofErr w:type="spellStart"/>
      <w:r w:rsidRPr="003E0CCB">
        <w:rPr>
          <w:rFonts w:ascii="Times New Roman" w:hAnsi="Times New Roman"/>
        </w:rPr>
        <w:t>Gebru</w:t>
      </w:r>
      <w:proofErr w:type="spellEnd"/>
      <w:r w:rsidRPr="003E0CCB">
        <w:rPr>
          <w:rFonts w:ascii="Times New Roman" w:hAnsi="Times New Roman"/>
        </w:rPr>
        <w:t>.</w:t>
      </w:r>
      <w:proofErr w:type="gramEnd"/>
      <w:r w:rsidRPr="003E0CCB">
        <w:rPr>
          <w:rFonts w:ascii="Times New Roman" w:hAnsi="Times New Roman"/>
        </w:rPr>
        <w:t xml:space="preserve"> 2010a. </w:t>
      </w:r>
      <w:r w:rsidRPr="00C347EA">
        <w:rPr>
          <w:rFonts w:ascii="Times New Roman" w:hAnsi="Times New Roman"/>
          <w:i/>
        </w:rPr>
        <w:t>Future Scenarios for Pastoral Development in Ethiopia, 2010–2025.</w:t>
      </w:r>
      <w:r w:rsidRPr="001C33D8">
        <w:rPr>
          <w:rFonts w:ascii="Times New Roman" w:hAnsi="Times New Roman"/>
        </w:rPr>
        <w:t xml:space="preserve"> </w:t>
      </w:r>
      <w:r w:rsidRPr="003E0CCB">
        <w:rPr>
          <w:rFonts w:ascii="Times New Roman" w:hAnsi="Times New Roman"/>
        </w:rPr>
        <w:t xml:space="preserve">Pastoral Economic Growth and Development Policy Assessment, Ethiopia, </w:t>
      </w:r>
      <w:r w:rsidRPr="008F2C8C">
        <w:rPr>
          <w:rFonts w:ascii="Times New Roman" w:hAnsi="Times New Roman"/>
        </w:rPr>
        <w:t>Report Number 2. London: Department for International Development.</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r w:rsidRPr="001C33D8">
        <w:rPr>
          <w:rFonts w:ascii="Times New Roman" w:hAnsi="Times New Roman"/>
        </w:rPr>
        <w:t xml:space="preserve">________. 2010b. </w:t>
      </w:r>
      <w:r w:rsidRPr="00C347EA">
        <w:rPr>
          <w:rFonts w:ascii="Times New Roman" w:hAnsi="Times New Roman"/>
          <w:i/>
        </w:rPr>
        <w:t>Policy Options for Pastoral Development in Ethiopia.</w:t>
      </w:r>
      <w:r w:rsidRPr="001C33D8">
        <w:rPr>
          <w:rFonts w:ascii="Times New Roman" w:hAnsi="Times New Roman"/>
        </w:rPr>
        <w:t xml:space="preserve"> </w:t>
      </w:r>
      <w:r w:rsidRPr="003E0CCB">
        <w:rPr>
          <w:rFonts w:ascii="Times New Roman" w:hAnsi="Times New Roman"/>
        </w:rPr>
        <w:t xml:space="preserve">Pastoral Economic Growth and Development Policy Assessment, Ethiopia, </w:t>
      </w:r>
      <w:r w:rsidRPr="008F2C8C">
        <w:rPr>
          <w:rFonts w:ascii="Times New Roman" w:hAnsi="Times New Roman"/>
        </w:rPr>
        <w:t>Report Number 3. London: Department for International Development.</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r w:rsidRPr="001C33D8">
        <w:rPr>
          <w:rFonts w:ascii="Times New Roman" w:hAnsi="Times New Roman"/>
        </w:rPr>
        <w:t xml:space="preserve">________. 2010c. </w:t>
      </w:r>
      <w:r w:rsidRPr="00C347EA">
        <w:rPr>
          <w:rFonts w:ascii="Times New Roman" w:hAnsi="Times New Roman"/>
          <w:i/>
        </w:rPr>
        <w:t>Retrospective Assessment of Pastoral Policies in Ethiopia, 1991</w:t>
      </w:r>
      <w:r w:rsidRPr="001C33D8">
        <w:rPr>
          <w:rFonts w:ascii="Times New Roman" w:hAnsi="Times New Roman"/>
          <w:i/>
        </w:rPr>
        <w:t>–</w:t>
      </w:r>
      <w:r w:rsidRPr="00C347EA">
        <w:rPr>
          <w:rFonts w:ascii="Times New Roman" w:hAnsi="Times New Roman"/>
          <w:i/>
        </w:rPr>
        <w:t>2008.</w:t>
      </w:r>
      <w:r w:rsidRPr="001C33D8">
        <w:rPr>
          <w:rFonts w:ascii="Times New Roman" w:hAnsi="Times New Roman"/>
        </w:rPr>
        <w:t xml:space="preserve"> </w:t>
      </w:r>
      <w:r w:rsidRPr="003E0CCB">
        <w:rPr>
          <w:rFonts w:ascii="Times New Roman" w:hAnsi="Times New Roman"/>
        </w:rPr>
        <w:t xml:space="preserve">Pastoral Economic Growth and Development Policy Assessment, Ethiopia, </w:t>
      </w:r>
      <w:r w:rsidRPr="008F2C8C">
        <w:rPr>
          <w:rFonts w:ascii="Times New Roman" w:hAnsi="Times New Roman"/>
        </w:rPr>
        <w:t>Report Number 1. London: Department for International Development.</w:t>
      </w:r>
    </w:p>
    <w:p w:rsidR="002F26EA" w:rsidRPr="008A7614" w:rsidRDefault="002F26EA" w:rsidP="00450E18">
      <w:pPr>
        <w:autoSpaceDE w:val="0"/>
        <w:autoSpaceDN w:val="0"/>
        <w:adjustRightInd w:val="0"/>
        <w:spacing w:after="120" w:line="240" w:lineRule="auto"/>
        <w:ind w:left="432" w:hanging="432"/>
        <w:rPr>
          <w:rFonts w:ascii="Times New Roman" w:hAnsi="Times New Roman"/>
          <w:bCs/>
        </w:rPr>
      </w:pPr>
      <w:proofErr w:type="gramStart"/>
      <w:r w:rsidRPr="001C33D8">
        <w:rPr>
          <w:rFonts w:ascii="Times New Roman" w:hAnsi="Times New Roman"/>
          <w:bCs/>
        </w:rPr>
        <w:t xml:space="preserve">Little, </w:t>
      </w:r>
      <w:r w:rsidRPr="008F2C8C">
        <w:rPr>
          <w:rFonts w:ascii="Times New Roman" w:hAnsi="Times New Roman"/>
          <w:bCs/>
        </w:rPr>
        <w:t xml:space="preserve">P. D., J. </w:t>
      </w:r>
      <w:proofErr w:type="spellStart"/>
      <w:r w:rsidRPr="008F2C8C">
        <w:rPr>
          <w:rFonts w:ascii="Times New Roman" w:hAnsi="Times New Roman"/>
          <w:bCs/>
        </w:rPr>
        <w:t>McPeak</w:t>
      </w:r>
      <w:proofErr w:type="spellEnd"/>
      <w:r w:rsidRPr="008F2C8C">
        <w:rPr>
          <w:rFonts w:ascii="Times New Roman" w:hAnsi="Times New Roman"/>
          <w:bCs/>
        </w:rPr>
        <w:t xml:space="preserve">, C. Barrett, and P. </w:t>
      </w:r>
      <w:proofErr w:type="spellStart"/>
      <w:r w:rsidRPr="008F2C8C">
        <w:rPr>
          <w:rFonts w:ascii="Times New Roman" w:hAnsi="Times New Roman"/>
          <w:bCs/>
        </w:rPr>
        <w:t>Kristjanson</w:t>
      </w:r>
      <w:proofErr w:type="spellEnd"/>
      <w:r w:rsidRPr="008F2C8C">
        <w:rPr>
          <w:rFonts w:ascii="Times New Roman" w:hAnsi="Times New Roman"/>
          <w:bCs/>
        </w:rPr>
        <w:t>.</w:t>
      </w:r>
      <w:proofErr w:type="gramEnd"/>
      <w:r w:rsidRPr="008F2C8C">
        <w:rPr>
          <w:rFonts w:ascii="Times New Roman" w:hAnsi="Times New Roman"/>
          <w:bCs/>
        </w:rPr>
        <w:t xml:space="preserve"> </w:t>
      </w:r>
      <w:r w:rsidR="00450E18">
        <w:rPr>
          <w:rFonts w:ascii="Times New Roman" w:hAnsi="Times New Roman"/>
          <w:bCs/>
        </w:rPr>
        <w:t>2008</w:t>
      </w:r>
      <w:r w:rsidRPr="001C33D8">
        <w:rPr>
          <w:rFonts w:ascii="Times New Roman" w:hAnsi="Times New Roman"/>
          <w:bCs/>
        </w:rPr>
        <w:t xml:space="preserve">. </w:t>
      </w:r>
      <w:r w:rsidRPr="003E0CCB">
        <w:rPr>
          <w:rFonts w:ascii="Times New Roman" w:hAnsi="Times New Roman"/>
          <w:bCs/>
        </w:rPr>
        <w:t>“</w:t>
      </w:r>
      <w:r w:rsidRPr="008F2C8C">
        <w:rPr>
          <w:rFonts w:ascii="Times New Roman" w:hAnsi="Times New Roman"/>
          <w:bCs/>
        </w:rPr>
        <w:t xml:space="preserve">Challenging Orthodoxies: Risk Management and Climatic Processes among </w:t>
      </w:r>
      <w:r w:rsidRPr="0054219A">
        <w:rPr>
          <w:rFonts w:ascii="Times New Roman" w:hAnsi="Times New Roman"/>
          <w:bCs/>
        </w:rPr>
        <w:t xml:space="preserve">East African </w:t>
      </w:r>
      <w:r w:rsidRPr="008F2C8C">
        <w:rPr>
          <w:rFonts w:ascii="Times New Roman" w:hAnsi="Times New Roman"/>
          <w:bCs/>
        </w:rPr>
        <w:t xml:space="preserve">Pastoralists.” </w:t>
      </w:r>
      <w:r w:rsidRPr="00C347EA">
        <w:rPr>
          <w:rFonts w:ascii="Times New Roman" w:hAnsi="Times New Roman"/>
          <w:bCs/>
          <w:i/>
        </w:rPr>
        <w:t>Development and Change</w:t>
      </w:r>
      <w:r w:rsidRPr="001C33D8">
        <w:rPr>
          <w:rFonts w:ascii="Times New Roman" w:hAnsi="Times New Roman"/>
          <w:bCs/>
        </w:rPr>
        <w:t xml:space="preserve"> 29</w:t>
      </w:r>
      <w:r w:rsidRPr="003E0CCB">
        <w:rPr>
          <w:rFonts w:ascii="Times New Roman" w:hAnsi="Times New Roman"/>
          <w:bCs/>
        </w:rPr>
        <w:t xml:space="preserve"> </w:t>
      </w:r>
      <w:r w:rsidRPr="008F2C8C">
        <w:rPr>
          <w:rFonts w:ascii="Times New Roman" w:hAnsi="Times New Roman"/>
          <w:bCs/>
        </w:rPr>
        <w:t>(19): 149–159.</w:t>
      </w:r>
    </w:p>
    <w:p w:rsidR="00450E18" w:rsidRDefault="00450E18" w:rsidP="00450E18">
      <w:pPr>
        <w:autoSpaceDE w:val="0"/>
        <w:autoSpaceDN w:val="0"/>
        <w:adjustRightInd w:val="0"/>
        <w:spacing w:after="120" w:line="240" w:lineRule="auto"/>
        <w:ind w:left="432" w:hanging="432"/>
        <w:rPr>
          <w:rFonts w:ascii="Times New Roman" w:hAnsi="Times New Roman"/>
          <w:bCs/>
        </w:rPr>
      </w:pPr>
      <w:proofErr w:type="gramStart"/>
      <w:r w:rsidRPr="00450E18">
        <w:rPr>
          <w:rFonts w:ascii="Times New Roman" w:hAnsi="Times New Roman"/>
          <w:bCs/>
        </w:rPr>
        <w:t xml:space="preserve">Little, P. D., Smith, K., </w:t>
      </w:r>
      <w:proofErr w:type="spellStart"/>
      <w:r w:rsidRPr="00450E18">
        <w:rPr>
          <w:rFonts w:ascii="Times New Roman" w:hAnsi="Times New Roman"/>
          <w:bCs/>
        </w:rPr>
        <w:t>Cellarius</w:t>
      </w:r>
      <w:proofErr w:type="spellEnd"/>
      <w:r w:rsidRPr="00450E18">
        <w:rPr>
          <w:rFonts w:ascii="Times New Roman" w:hAnsi="Times New Roman"/>
          <w:bCs/>
        </w:rPr>
        <w:t>, B. A., Cop</w:t>
      </w:r>
      <w:r>
        <w:rPr>
          <w:rFonts w:ascii="Times New Roman" w:hAnsi="Times New Roman"/>
          <w:bCs/>
        </w:rPr>
        <w:t>pock, D. L. and Barrett, C. B. 2001.</w:t>
      </w:r>
      <w:proofErr w:type="gramEnd"/>
      <w:r>
        <w:rPr>
          <w:rFonts w:ascii="Times New Roman" w:hAnsi="Times New Roman"/>
          <w:bCs/>
        </w:rPr>
        <w:t xml:space="preserve"> “</w:t>
      </w:r>
      <w:r w:rsidRPr="00450E18">
        <w:rPr>
          <w:rFonts w:ascii="Times New Roman" w:hAnsi="Times New Roman"/>
          <w:bCs/>
        </w:rPr>
        <w:t>Avoiding disaster:</w:t>
      </w:r>
      <w:r>
        <w:rPr>
          <w:rFonts w:ascii="Times New Roman" w:hAnsi="Times New Roman"/>
          <w:bCs/>
        </w:rPr>
        <w:t xml:space="preserve"> </w:t>
      </w:r>
      <w:r w:rsidRPr="00450E18">
        <w:rPr>
          <w:rFonts w:ascii="Times New Roman" w:hAnsi="Times New Roman"/>
          <w:bCs/>
        </w:rPr>
        <w:t>diversification and risk manage</w:t>
      </w:r>
      <w:r>
        <w:rPr>
          <w:rFonts w:ascii="Times New Roman" w:hAnsi="Times New Roman"/>
          <w:bCs/>
        </w:rPr>
        <w:t>ment among East African herders”</w:t>
      </w:r>
      <w:r w:rsidRPr="00450E18">
        <w:rPr>
          <w:rFonts w:ascii="Times New Roman" w:hAnsi="Times New Roman"/>
          <w:bCs/>
        </w:rPr>
        <w:t xml:space="preserve">, </w:t>
      </w:r>
      <w:r w:rsidRPr="00450E18">
        <w:rPr>
          <w:rFonts w:ascii="Times New Roman" w:hAnsi="Times New Roman"/>
          <w:bCs/>
          <w:i/>
        </w:rPr>
        <w:t>Development and Change</w:t>
      </w:r>
      <w:r w:rsidRPr="00450E18">
        <w:rPr>
          <w:rFonts w:ascii="Times New Roman" w:hAnsi="Times New Roman"/>
          <w:bCs/>
        </w:rPr>
        <w:t>,</w:t>
      </w:r>
      <w:r>
        <w:rPr>
          <w:rFonts w:ascii="Times New Roman" w:hAnsi="Times New Roman"/>
          <w:bCs/>
        </w:rPr>
        <w:t xml:space="preserve"> </w:t>
      </w:r>
      <w:r w:rsidRPr="00450E18">
        <w:rPr>
          <w:rFonts w:ascii="Times New Roman" w:hAnsi="Times New Roman"/>
          <w:bCs/>
        </w:rPr>
        <w:t>32(3), pp. 387–419.</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spellStart"/>
      <w:proofErr w:type="gramStart"/>
      <w:r w:rsidRPr="001C33D8">
        <w:rPr>
          <w:rFonts w:ascii="Times New Roman" w:hAnsi="Times New Roman"/>
        </w:rPr>
        <w:t>Lybbert</w:t>
      </w:r>
      <w:proofErr w:type="spellEnd"/>
      <w:r w:rsidRPr="001C33D8">
        <w:rPr>
          <w:rFonts w:ascii="Times New Roman" w:hAnsi="Times New Roman"/>
        </w:rPr>
        <w:t xml:space="preserve">, </w:t>
      </w:r>
      <w:r w:rsidRPr="008F2C8C">
        <w:rPr>
          <w:rFonts w:ascii="Times New Roman" w:hAnsi="Times New Roman"/>
        </w:rPr>
        <w:t xml:space="preserve">T. J., C. B. Barrett, S. </w:t>
      </w:r>
      <w:proofErr w:type="spellStart"/>
      <w:r w:rsidRPr="008F2C8C">
        <w:rPr>
          <w:rFonts w:ascii="Times New Roman" w:hAnsi="Times New Roman"/>
        </w:rPr>
        <w:t>Desta</w:t>
      </w:r>
      <w:proofErr w:type="spellEnd"/>
      <w:r w:rsidRPr="008F2C8C">
        <w:rPr>
          <w:rFonts w:ascii="Times New Roman" w:hAnsi="Times New Roman"/>
        </w:rPr>
        <w:t>, and D. L. Coppock.</w:t>
      </w:r>
      <w:proofErr w:type="gramEnd"/>
      <w:r w:rsidRPr="008F2C8C">
        <w:rPr>
          <w:rFonts w:ascii="Times New Roman" w:hAnsi="Times New Roman"/>
        </w:rPr>
        <w:t xml:space="preserve"> 2004. “Stochastic Wealth Dynamics and Risk Management among a Poor Population.” </w:t>
      </w:r>
      <w:r w:rsidRPr="008F2C8C">
        <w:rPr>
          <w:rFonts w:ascii="Times New Roman" w:hAnsi="Times New Roman"/>
          <w:i/>
          <w:iCs/>
        </w:rPr>
        <w:t>Economic Journal</w:t>
      </w:r>
      <w:r w:rsidRPr="008F2C8C">
        <w:rPr>
          <w:rFonts w:ascii="Times New Roman" w:hAnsi="Times New Roman"/>
        </w:rPr>
        <w:t xml:space="preserve"> 114 (498): 750–777.</w:t>
      </w:r>
    </w:p>
    <w:p w:rsidR="002F26EA" w:rsidRPr="008F2C8C" w:rsidRDefault="002F26EA" w:rsidP="002F26EA">
      <w:pPr>
        <w:autoSpaceDE w:val="0"/>
        <w:autoSpaceDN w:val="0"/>
        <w:adjustRightInd w:val="0"/>
        <w:spacing w:after="120" w:line="240" w:lineRule="auto"/>
        <w:ind w:left="432" w:hanging="432"/>
        <w:rPr>
          <w:rFonts w:ascii="Times New Roman" w:hAnsi="Times New Roman"/>
        </w:rPr>
      </w:pPr>
      <w:proofErr w:type="gramStart"/>
      <w:r w:rsidRPr="001C33D8">
        <w:rPr>
          <w:rFonts w:ascii="Times New Roman" w:hAnsi="Times New Roman"/>
          <w:bCs/>
        </w:rPr>
        <w:t xml:space="preserve">McIntosh, </w:t>
      </w:r>
      <w:r w:rsidRPr="008F2C8C">
        <w:rPr>
          <w:rFonts w:ascii="Times New Roman" w:hAnsi="Times New Roman"/>
          <w:bCs/>
        </w:rPr>
        <w:t xml:space="preserve">C., A. Sarris, S. Ahmed, and R. </w:t>
      </w:r>
      <w:proofErr w:type="spellStart"/>
      <w:r w:rsidRPr="008F2C8C">
        <w:rPr>
          <w:rFonts w:ascii="Times New Roman" w:hAnsi="Times New Roman"/>
          <w:bCs/>
        </w:rPr>
        <w:t>Gomme</w:t>
      </w:r>
      <w:r w:rsidRPr="005C6AC3">
        <w:rPr>
          <w:rFonts w:ascii="Times New Roman" w:hAnsi="Times New Roman"/>
          <w:bCs/>
        </w:rPr>
        <w:t>s</w:t>
      </w:r>
      <w:proofErr w:type="spellEnd"/>
      <w:r w:rsidRPr="008F2C8C">
        <w:rPr>
          <w:rFonts w:ascii="Times New Roman" w:hAnsi="Times New Roman"/>
          <w:bCs/>
        </w:rPr>
        <w:t>.</w:t>
      </w:r>
      <w:proofErr w:type="gramEnd"/>
      <w:r w:rsidRPr="008F2C8C">
        <w:rPr>
          <w:rFonts w:ascii="Times New Roman" w:hAnsi="Times New Roman"/>
          <w:bCs/>
        </w:rPr>
        <w:t xml:space="preserve"> 2011. </w:t>
      </w:r>
      <w:r w:rsidRPr="00C347EA">
        <w:rPr>
          <w:rFonts w:ascii="Times New Roman" w:hAnsi="Times New Roman"/>
          <w:bCs/>
          <w:i/>
        </w:rPr>
        <w:t>Interlinking Weather Index Insurance with Credit to Alleviate Market Failures and Improve Agricultural Productivity in Rural Ethiopia.</w:t>
      </w:r>
      <w:r w:rsidRPr="001C33D8">
        <w:rPr>
          <w:rFonts w:ascii="Times New Roman" w:hAnsi="Times New Roman"/>
          <w:bCs/>
        </w:rPr>
        <w:t xml:space="preserve"> </w:t>
      </w:r>
      <w:proofErr w:type="gramStart"/>
      <w:r w:rsidRPr="001C33D8">
        <w:rPr>
          <w:rFonts w:ascii="Times New Roman" w:hAnsi="Times New Roman"/>
          <w:bCs/>
        </w:rPr>
        <w:t>Continuation Proposal.</w:t>
      </w:r>
      <w:proofErr w:type="gramEnd"/>
      <w:r w:rsidRPr="001C33D8">
        <w:rPr>
          <w:rFonts w:ascii="Times New Roman" w:hAnsi="Times New Roman"/>
          <w:bCs/>
        </w:rPr>
        <w:t xml:space="preserve"> </w:t>
      </w:r>
      <w:r w:rsidRPr="003E0CCB">
        <w:rPr>
          <w:rFonts w:ascii="Times New Roman" w:hAnsi="Times New Roman"/>
          <w:bCs/>
        </w:rPr>
        <w:t>Madison, WI</w:t>
      </w:r>
      <w:r w:rsidRPr="008F2C8C">
        <w:rPr>
          <w:rFonts w:ascii="Times New Roman" w:hAnsi="Times New Roman"/>
          <w:bCs/>
        </w:rPr>
        <w:t>, US: The BASIS Assets and Market Access Collaborative Research Support Program (AMA CRSP), University of Wisconsin.</w:t>
      </w:r>
    </w:p>
    <w:p w:rsidR="002F26EA" w:rsidRPr="008F2C8C" w:rsidRDefault="002F26EA" w:rsidP="002F26EA">
      <w:pPr>
        <w:autoSpaceDE w:val="0"/>
        <w:autoSpaceDN w:val="0"/>
        <w:adjustRightInd w:val="0"/>
        <w:spacing w:after="120" w:line="240" w:lineRule="auto"/>
        <w:ind w:left="432" w:hanging="432"/>
        <w:jc w:val="both"/>
        <w:rPr>
          <w:rFonts w:ascii="Times New Roman" w:hAnsi="Times New Roman"/>
          <w:lang w:eastAsia="en-GB"/>
        </w:rPr>
      </w:pPr>
      <w:proofErr w:type="spellStart"/>
      <w:proofErr w:type="gramStart"/>
      <w:r w:rsidRPr="001C33D8">
        <w:rPr>
          <w:rFonts w:ascii="Times New Roman" w:hAnsi="Times New Roman"/>
          <w:lang w:eastAsia="en-GB"/>
        </w:rPr>
        <w:t>McPeak</w:t>
      </w:r>
      <w:proofErr w:type="spellEnd"/>
      <w:r w:rsidRPr="001C33D8">
        <w:rPr>
          <w:rFonts w:ascii="Times New Roman" w:hAnsi="Times New Roman"/>
          <w:lang w:eastAsia="en-GB"/>
        </w:rPr>
        <w:t xml:space="preserve">, </w:t>
      </w:r>
      <w:r w:rsidRPr="008F2C8C">
        <w:rPr>
          <w:rFonts w:ascii="Times New Roman" w:hAnsi="Times New Roman"/>
          <w:lang w:eastAsia="en-GB"/>
        </w:rPr>
        <w:t>J., P. D. Little, and C. R. Doss.</w:t>
      </w:r>
      <w:proofErr w:type="gramEnd"/>
      <w:r w:rsidRPr="008F2C8C">
        <w:rPr>
          <w:rFonts w:ascii="Times New Roman" w:hAnsi="Times New Roman"/>
          <w:lang w:eastAsia="en-GB"/>
        </w:rPr>
        <w:t xml:space="preserve"> 2011. </w:t>
      </w:r>
      <w:r w:rsidRPr="00C347EA">
        <w:rPr>
          <w:rFonts w:ascii="Times New Roman" w:hAnsi="Times New Roman"/>
          <w:i/>
          <w:lang w:eastAsia="en-GB"/>
        </w:rPr>
        <w:t>Risk and Social Change in an African Rural Economy: Livelihoods in Pastoralist Communities.</w:t>
      </w:r>
      <w:r w:rsidRPr="001C33D8">
        <w:rPr>
          <w:rFonts w:ascii="Times New Roman" w:hAnsi="Times New Roman"/>
          <w:lang w:eastAsia="en-GB"/>
        </w:rPr>
        <w:t xml:space="preserve"> </w:t>
      </w:r>
      <w:r w:rsidRPr="003E0CCB">
        <w:rPr>
          <w:rFonts w:ascii="Times New Roman" w:hAnsi="Times New Roman"/>
          <w:lang w:eastAsia="en-GB"/>
        </w:rPr>
        <w:t xml:space="preserve">New York: </w:t>
      </w:r>
      <w:proofErr w:type="spellStart"/>
      <w:r w:rsidRPr="008F2C8C">
        <w:rPr>
          <w:rFonts w:ascii="Times New Roman" w:hAnsi="Times New Roman"/>
          <w:lang w:eastAsia="en-GB"/>
        </w:rPr>
        <w:t>Routledge</w:t>
      </w:r>
      <w:proofErr w:type="spellEnd"/>
      <w:r w:rsidRPr="008F2C8C">
        <w:rPr>
          <w:rFonts w:ascii="Times New Roman" w:hAnsi="Times New Roman"/>
          <w:lang w:eastAsia="en-GB"/>
        </w:rPr>
        <w:t>.</w:t>
      </w:r>
    </w:p>
    <w:p w:rsidR="002F26EA" w:rsidRPr="008F2C8C" w:rsidRDefault="002F26EA" w:rsidP="002F26EA">
      <w:pPr>
        <w:spacing w:after="120" w:line="240" w:lineRule="auto"/>
        <w:ind w:left="432" w:hanging="432"/>
        <w:jc w:val="both"/>
        <w:rPr>
          <w:rFonts w:ascii="Times New Roman" w:hAnsi="Times New Roman"/>
        </w:rPr>
      </w:pPr>
      <w:proofErr w:type="spellStart"/>
      <w:proofErr w:type="gramStart"/>
      <w:r w:rsidRPr="001C33D8">
        <w:rPr>
          <w:rFonts w:ascii="Times New Roman" w:hAnsi="Times New Roman"/>
        </w:rPr>
        <w:t>Pantuliano</w:t>
      </w:r>
      <w:proofErr w:type="spellEnd"/>
      <w:r w:rsidRPr="001C33D8">
        <w:rPr>
          <w:rFonts w:ascii="Times New Roman" w:hAnsi="Times New Roman"/>
        </w:rPr>
        <w:t xml:space="preserve">, </w:t>
      </w:r>
      <w:r w:rsidRPr="008F2C8C">
        <w:rPr>
          <w:rFonts w:ascii="Times New Roman" w:hAnsi="Times New Roman"/>
        </w:rPr>
        <w:t xml:space="preserve">S., and M. </w:t>
      </w:r>
      <w:proofErr w:type="spellStart"/>
      <w:r w:rsidRPr="008F2C8C">
        <w:rPr>
          <w:rFonts w:ascii="Times New Roman" w:hAnsi="Times New Roman"/>
        </w:rPr>
        <w:t>Wekesa</w:t>
      </w:r>
      <w:proofErr w:type="spellEnd"/>
      <w:r w:rsidRPr="008F2C8C">
        <w:rPr>
          <w:rFonts w:ascii="Times New Roman" w:hAnsi="Times New Roman"/>
        </w:rPr>
        <w:t>.</w:t>
      </w:r>
      <w:proofErr w:type="gramEnd"/>
      <w:r w:rsidRPr="008F2C8C">
        <w:rPr>
          <w:rFonts w:ascii="Times New Roman" w:hAnsi="Times New Roman"/>
        </w:rPr>
        <w:t xml:space="preserve"> 2008. </w:t>
      </w:r>
      <w:r w:rsidRPr="00C347EA">
        <w:rPr>
          <w:rFonts w:ascii="Times New Roman" w:hAnsi="Times New Roman"/>
          <w:i/>
        </w:rPr>
        <w:t xml:space="preserve">Improving Drought Response in Pastoral Areas of Ethiopia: Somali and Afar Regions and </w:t>
      </w:r>
      <w:proofErr w:type="spellStart"/>
      <w:r w:rsidRPr="00C347EA">
        <w:rPr>
          <w:rFonts w:ascii="Times New Roman" w:hAnsi="Times New Roman"/>
          <w:i/>
        </w:rPr>
        <w:t>Borena</w:t>
      </w:r>
      <w:proofErr w:type="spellEnd"/>
      <w:r w:rsidRPr="00C347EA">
        <w:rPr>
          <w:rFonts w:ascii="Times New Roman" w:hAnsi="Times New Roman"/>
          <w:i/>
        </w:rPr>
        <w:t xml:space="preserve"> Zone of </w:t>
      </w:r>
      <w:proofErr w:type="spellStart"/>
      <w:r w:rsidRPr="00C347EA">
        <w:rPr>
          <w:rFonts w:ascii="Times New Roman" w:hAnsi="Times New Roman"/>
          <w:i/>
        </w:rPr>
        <w:t>Oromiya</w:t>
      </w:r>
      <w:proofErr w:type="spellEnd"/>
      <w:r w:rsidRPr="00C347EA">
        <w:rPr>
          <w:rFonts w:ascii="Times New Roman" w:hAnsi="Times New Roman"/>
          <w:i/>
        </w:rPr>
        <w:t xml:space="preserve"> Region.</w:t>
      </w:r>
      <w:r w:rsidRPr="001C33D8">
        <w:rPr>
          <w:rFonts w:ascii="Times New Roman" w:hAnsi="Times New Roman"/>
        </w:rPr>
        <w:t xml:space="preserve"> </w:t>
      </w:r>
      <w:r w:rsidRPr="003E0CCB">
        <w:rPr>
          <w:rFonts w:ascii="Times New Roman" w:hAnsi="Times New Roman"/>
        </w:rPr>
        <w:t xml:space="preserve">London: </w:t>
      </w:r>
      <w:r w:rsidRPr="008F2C8C">
        <w:rPr>
          <w:rFonts w:ascii="Times New Roman" w:hAnsi="Times New Roman"/>
        </w:rPr>
        <w:t>Overseas Development Institute (ODI).</w:t>
      </w:r>
    </w:p>
    <w:p w:rsidR="00106AEB" w:rsidRDefault="00106AEB" w:rsidP="00106AEB">
      <w:pPr>
        <w:spacing w:after="120" w:line="240" w:lineRule="auto"/>
        <w:ind w:left="432" w:hanging="432"/>
        <w:jc w:val="both"/>
        <w:rPr>
          <w:rFonts w:ascii="Times New Roman" w:hAnsi="Times New Roman"/>
        </w:rPr>
      </w:pPr>
      <w:proofErr w:type="spellStart"/>
      <w:r w:rsidRPr="00106AEB">
        <w:rPr>
          <w:rFonts w:ascii="Times New Roman" w:hAnsi="Times New Roman"/>
        </w:rPr>
        <w:lastRenderedPageBreak/>
        <w:t>Sandford</w:t>
      </w:r>
      <w:proofErr w:type="spellEnd"/>
      <w:r>
        <w:rPr>
          <w:rFonts w:ascii="Times New Roman" w:hAnsi="Times New Roman"/>
        </w:rPr>
        <w:t xml:space="preserve">, </w:t>
      </w:r>
      <w:r w:rsidRPr="00106AEB">
        <w:rPr>
          <w:rFonts w:ascii="Times New Roman" w:hAnsi="Times New Roman"/>
        </w:rPr>
        <w:t>Stephen</w:t>
      </w:r>
      <w:r>
        <w:rPr>
          <w:rFonts w:ascii="Times New Roman" w:hAnsi="Times New Roman"/>
        </w:rPr>
        <w:t xml:space="preserve">. 2009. </w:t>
      </w:r>
      <w:r w:rsidRPr="00106AEB">
        <w:rPr>
          <w:rFonts w:ascii="Times New Roman" w:hAnsi="Times New Roman"/>
        </w:rPr>
        <w:t>Pastoralists and irrigation in the</w:t>
      </w:r>
      <w:r>
        <w:rPr>
          <w:rFonts w:ascii="Times New Roman" w:hAnsi="Times New Roman"/>
        </w:rPr>
        <w:t xml:space="preserve"> </w:t>
      </w:r>
      <w:r w:rsidRPr="00106AEB">
        <w:rPr>
          <w:rFonts w:ascii="Times New Roman" w:hAnsi="Times New Roman"/>
        </w:rPr>
        <w:t>Horn of Africa: Time for a</w:t>
      </w:r>
      <w:r>
        <w:rPr>
          <w:rFonts w:ascii="Times New Roman" w:hAnsi="Times New Roman"/>
        </w:rPr>
        <w:t xml:space="preserve"> </w:t>
      </w:r>
      <w:r w:rsidRPr="00106AEB">
        <w:rPr>
          <w:rFonts w:ascii="Times New Roman" w:hAnsi="Times New Roman"/>
        </w:rPr>
        <w:t>rethink?</w:t>
      </w:r>
      <w:r>
        <w:rPr>
          <w:rFonts w:ascii="Times New Roman" w:hAnsi="Times New Roman"/>
        </w:rPr>
        <w:t xml:space="preserve"> </w:t>
      </w:r>
      <w:r w:rsidRPr="00106AEB">
        <w:rPr>
          <w:rFonts w:ascii="Times New Roman" w:hAnsi="Times New Roman"/>
        </w:rPr>
        <w:t>Paper presented at the</w:t>
      </w:r>
      <w:r>
        <w:rPr>
          <w:rFonts w:ascii="Times New Roman" w:hAnsi="Times New Roman"/>
        </w:rPr>
        <w:t xml:space="preserve"> </w:t>
      </w:r>
      <w:r w:rsidRPr="00106AEB">
        <w:rPr>
          <w:rFonts w:ascii="Times New Roman" w:hAnsi="Times New Roman"/>
        </w:rPr>
        <w:t>International Conference on the</w:t>
      </w:r>
      <w:r>
        <w:rPr>
          <w:rFonts w:ascii="Times New Roman" w:hAnsi="Times New Roman"/>
        </w:rPr>
        <w:t xml:space="preserve"> </w:t>
      </w:r>
      <w:r w:rsidRPr="00106AEB">
        <w:rPr>
          <w:rFonts w:ascii="Times New Roman" w:hAnsi="Times New Roman"/>
        </w:rPr>
        <w:t>Future of</w:t>
      </w:r>
      <w:r>
        <w:rPr>
          <w:rFonts w:ascii="Times New Roman" w:hAnsi="Times New Roman"/>
        </w:rPr>
        <w:t xml:space="preserve"> </w:t>
      </w:r>
      <w:r w:rsidRPr="00106AEB">
        <w:rPr>
          <w:rFonts w:ascii="Times New Roman" w:hAnsi="Times New Roman"/>
        </w:rPr>
        <w:t>Pastoralism</w:t>
      </w:r>
      <w:r>
        <w:rPr>
          <w:rFonts w:ascii="Times New Roman" w:hAnsi="Times New Roman"/>
        </w:rPr>
        <w:t xml:space="preserve">, 21-23 March 201, Addis Ababa. </w:t>
      </w:r>
    </w:p>
    <w:p w:rsidR="002F26EA" w:rsidRPr="008F2C8C" w:rsidRDefault="002F26EA" w:rsidP="00106AEB">
      <w:pPr>
        <w:spacing w:after="120" w:line="240" w:lineRule="auto"/>
        <w:ind w:left="432" w:hanging="432"/>
        <w:jc w:val="both"/>
        <w:rPr>
          <w:rFonts w:ascii="Times New Roman" w:hAnsi="Times New Roman"/>
        </w:rPr>
      </w:pPr>
      <w:proofErr w:type="spellStart"/>
      <w:r w:rsidRPr="003E0CCB">
        <w:rPr>
          <w:rFonts w:ascii="Times New Roman" w:hAnsi="Times New Roman"/>
        </w:rPr>
        <w:t>Seré</w:t>
      </w:r>
      <w:proofErr w:type="spellEnd"/>
      <w:r w:rsidRPr="008F2C8C">
        <w:rPr>
          <w:rFonts w:ascii="Times New Roman" w:hAnsi="Times New Roman"/>
        </w:rPr>
        <w:t xml:space="preserve">, C. 2009. “Livestock Systems Evolving to Meet Demand: A Messy Business.” </w:t>
      </w:r>
      <w:proofErr w:type="gramStart"/>
      <w:r w:rsidRPr="008F2C8C">
        <w:rPr>
          <w:rFonts w:ascii="Times New Roman" w:hAnsi="Times New Roman"/>
        </w:rPr>
        <w:t>Presented at DFID technical workshop, London, December 11.</w:t>
      </w:r>
      <w:proofErr w:type="gramEnd"/>
    </w:p>
    <w:p w:rsidR="002F26EA" w:rsidRDefault="002F26EA" w:rsidP="002F26EA">
      <w:pPr>
        <w:spacing w:after="120" w:line="240" w:lineRule="auto"/>
        <w:ind w:left="432" w:hanging="432"/>
        <w:jc w:val="both"/>
        <w:rPr>
          <w:rFonts w:ascii="Times New Roman" w:hAnsi="Times New Roman"/>
        </w:rPr>
      </w:pPr>
      <w:proofErr w:type="gramStart"/>
      <w:r w:rsidRPr="001C33D8">
        <w:rPr>
          <w:rFonts w:ascii="Times New Roman" w:hAnsi="Times New Roman"/>
        </w:rPr>
        <w:t xml:space="preserve">Stewart, </w:t>
      </w:r>
      <w:r w:rsidRPr="008F2C8C">
        <w:rPr>
          <w:rFonts w:ascii="Times New Roman" w:hAnsi="Times New Roman"/>
        </w:rPr>
        <w:t>F., ed. 2009.</w:t>
      </w:r>
      <w:proofErr w:type="gramEnd"/>
      <w:r w:rsidRPr="008F2C8C">
        <w:rPr>
          <w:rFonts w:ascii="Times New Roman" w:hAnsi="Times New Roman"/>
        </w:rPr>
        <w:t xml:space="preserve"> </w:t>
      </w:r>
      <w:r w:rsidRPr="00C347EA">
        <w:rPr>
          <w:rFonts w:ascii="Times New Roman" w:hAnsi="Times New Roman"/>
          <w:i/>
        </w:rPr>
        <w:t>Horizontal Inequalities and Conflict: Understanding Group Violence in Multiethnic Societies.</w:t>
      </w:r>
      <w:r w:rsidRPr="001C33D8">
        <w:rPr>
          <w:rFonts w:ascii="Times New Roman" w:hAnsi="Times New Roman"/>
        </w:rPr>
        <w:t xml:space="preserve"> London: Palgrave.</w:t>
      </w:r>
    </w:p>
    <w:p w:rsidR="008B33A2" w:rsidRPr="001C33D8" w:rsidRDefault="008B33A2" w:rsidP="008B33A2">
      <w:pPr>
        <w:spacing w:after="120" w:line="240" w:lineRule="auto"/>
        <w:ind w:left="432" w:hanging="432"/>
        <w:jc w:val="both"/>
        <w:rPr>
          <w:rFonts w:ascii="Times New Roman" w:hAnsi="Times New Roman"/>
        </w:rPr>
      </w:pPr>
      <w:proofErr w:type="gramStart"/>
      <w:r>
        <w:rPr>
          <w:rFonts w:ascii="Times New Roman" w:hAnsi="Times New Roman"/>
        </w:rPr>
        <w:t xml:space="preserve">Tadesse, </w:t>
      </w:r>
      <w:r w:rsidRPr="008B33A2">
        <w:rPr>
          <w:rFonts w:ascii="Times New Roman" w:hAnsi="Times New Roman"/>
        </w:rPr>
        <w:t>Fanaye and Derek Headey</w:t>
      </w:r>
      <w:r>
        <w:rPr>
          <w:rFonts w:ascii="Times New Roman" w:hAnsi="Times New Roman"/>
        </w:rPr>
        <w:t>, 2011.</w:t>
      </w:r>
      <w:proofErr w:type="gramEnd"/>
      <w:r>
        <w:rPr>
          <w:rFonts w:ascii="Times New Roman" w:hAnsi="Times New Roman"/>
        </w:rPr>
        <w:t xml:space="preserve"> </w:t>
      </w:r>
      <w:proofErr w:type="gramStart"/>
      <w:r w:rsidRPr="008B33A2">
        <w:rPr>
          <w:rFonts w:ascii="Times New Roman" w:hAnsi="Times New Roman"/>
        </w:rPr>
        <w:t xml:space="preserve">Urbanization </w:t>
      </w:r>
      <w:r>
        <w:rPr>
          <w:rFonts w:ascii="Times New Roman" w:hAnsi="Times New Roman"/>
        </w:rPr>
        <w:t>and Fertility Rates in Ethiopia.</w:t>
      </w:r>
      <w:proofErr w:type="gramEnd"/>
      <w:r>
        <w:rPr>
          <w:rFonts w:ascii="Times New Roman" w:hAnsi="Times New Roman"/>
        </w:rPr>
        <w:t xml:space="preserve"> </w:t>
      </w:r>
      <w:proofErr w:type="gramStart"/>
      <w:r w:rsidRPr="008B33A2">
        <w:rPr>
          <w:rFonts w:ascii="Times New Roman" w:hAnsi="Times New Roman"/>
        </w:rPr>
        <w:t>Ethiopia Strate</w:t>
      </w:r>
      <w:r>
        <w:rPr>
          <w:rFonts w:ascii="Times New Roman" w:hAnsi="Times New Roman"/>
        </w:rPr>
        <w:t>gy Support Program II (ESSP II) W</w:t>
      </w:r>
      <w:r w:rsidRPr="008B33A2">
        <w:rPr>
          <w:rFonts w:ascii="Times New Roman" w:hAnsi="Times New Roman"/>
        </w:rPr>
        <w:t>orking Paper 35</w:t>
      </w:r>
      <w:r>
        <w:rPr>
          <w:rFonts w:ascii="Times New Roman" w:hAnsi="Times New Roman"/>
        </w:rPr>
        <w:t>, International Food Policy Research Institute (IFPRI), Addis Ababa.</w:t>
      </w:r>
      <w:proofErr w:type="gramEnd"/>
    </w:p>
    <w:p w:rsidR="002F26EA" w:rsidRPr="008F2C8C" w:rsidRDefault="002F26EA" w:rsidP="002F26EA">
      <w:pPr>
        <w:autoSpaceDE w:val="0"/>
        <w:autoSpaceDN w:val="0"/>
        <w:adjustRightInd w:val="0"/>
        <w:spacing w:after="120" w:line="240" w:lineRule="auto"/>
        <w:ind w:left="432" w:hanging="432"/>
        <w:rPr>
          <w:rFonts w:ascii="Times New Roman" w:hAnsi="Times New Roman"/>
        </w:rPr>
      </w:pPr>
      <w:r w:rsidRPr="004933B4">
        <w:rPr>
          <w:rFonts w:ascii="Times New Roman" w:hAnsi="Times New Roman"/>
        </w:rPr>
        <w:t>Timmer, P</w:t>
      </w:r>
      <w:r w:rsidRPr="003E0CCB">
        <w:rPr>
          <w:rFonts w:ascii="Times New Roman" w:hAnsi="Times New Roman"/>
        </w:rPr>
        <w:t xml:space="preserve">. 2007. </w:t>
      </w:r>
      <w:proofErr w:type="gramStart"/>
      <w:r w:rsidRPr="00C347EA">
        <w:rPr>
          <w:rFonts w:ascii="Times New Roman" w:hAnsi="Times New Roman"/>
          <w:i/>
        </w:rPr>
        <w:t>The Structural Transformation and the Changing Role of Agriculture in Economic Development.</w:t>
      </w:r>
      <w:proofErr w:type="gramEnd"/>
      <w:r w:rsidRPr="001C33D8">
        <w:rPr>
          <w:rFonts w:ascii="Times New Roman" w:hAnsi="Times New Roman"/>
        </w:rPr>
        <w:t xml:space="preserve"> Wendt Lecture</w:t>
      </w:r>
      <w:r w:rsidRPr="003E0CCB">
        <w:rPr>
          <w:rFonts w:ascii="Times New Roman" w:hAnsi="Times New Roman"/>
        </w:rPr>
        <w:t>.</w:t>
      </w:r>
      <w:r w:rsidRPr="008F2C8C">
        <w:rPr>
          <w:rFonts w:ascii="Times New Roman" w:hAnsi="Times New Roman"/>
        </w:rPr>
        <w:t xml:space="preserve"> Washington, DC: American Enterprise Institute. </w:t>
      </w:r>
      <w:hyperlink r:id="rId32" w:history="1">
        <w:r w:rsidRPr="003E0CCB">
          <w:rPr>
            <w:rStyle w:val="Hyperlink"/>
            <w:rFonts w:ascii="Times New Roman" w:hAnsi="Times New Roman"/>
          </w:rPr>
          <w:t>http://iis-db.stanford.edu/pubs/22133/Timmer_wend</w:t>
        </w:r>
        <w:r w:rsidRPr="004933B4">
          <w:rPr>
            <w:rStyle w:val="Hyperlink"/>
            <w:rFonts w:ascii="Times New Roman" w:hAnsi="Times New Roman"/>
          </w:rPr>
          <w:t>t_lecture.pdf</w:t>
        </w:r>
      </w:hyperlink>
      <w:r w:rsidRPr="001C33D8">
        <w:rPr>
          <w:rFonts w:ascii="Times New Roman" w:hAnsi="Times New Roman"/>
        </w:rPr>
        <w:t xml:space="preserve">. </w:t>
      </w:r>
    </w:p>
    <w:p w:rsidR="002F26EA" w:rsidRPr="001C33D8" w:rsidRDefault="002F26EA" w:rsidP="002F26EA">
      <w:pPr>
        <w:autoSpaceDE w:val="0"/>
        <w:autoSpaceDN w:val="0"/>
        <w:adjustRightInd w:val="0"/>
        <w:spacing w:after="120" w:line="240" w:lineRule="auto"/>
        <w:ind w:left="432" w:hanging="432"/>
        <w:rPr>
          <w:rFonts w:ascii="Times New Roman" w:hAnsi="Times New Roman"/>
        </w:rPr>
      </w:pPr>
      <w:proofErr w:type="gramStart"/>
      <w:r w:rsidRPr="00C347EA">
        <w:rPr>
          <w:rFonts w:ascii="Times New Roman" w:hAnsi="Times New Roman"/>
        </w:rPr>
        <w:t>Williams, A. P., and C. Funk.</w:t>
      </w:r>
      <w:proofErr w:type="gramEnd"/>
      <w:r w:rsidRPr="00C347EA">
        <w:rPr>
          <w:rFonts w:ascii="Times New Roman" w:hAnsi="Times New Roman"/>
        </w:rPr>
        <w:t xml:space="preserve"> 2011. “A Westward Extension of the Warm Pool Leads to a Westward Extension of the Walker Circulation, Drying Eastern Africa.” </w:t>
      </w:r>
      <w:r w:rsidRPr="00C347EA">
        <w:rPr>
          <w:rFonts w:ascii="Times New Roman" w:hAnsi="Times New Roman"/>
          <w:i/>
        </w:rPr>
        <w:t>Climate Dynamics</w:t>
      </w:r>
      <w:r w:rsidRPr="00C347EA">
        <w:rPr>
          <w:rFonts w:ascii="Times New Roman" w:hAnsi="Times New Roman"/>
        </w:rPr>
        <w:t xml:space="preserve"> 37 (11–12): 2417–2435.</w:t>
      </w:r>
    </w:p>
    <w:p w:rsidR="002F26EA" w:rsidRPr="00984AC0" w:rsidRDefault="002F26EA" w:rsidP="002F26EA">
      <w:pPr>
        <w:autoSpaceDE w:val="0"/>
        <w:autoSpaceDN w:val="0"/>
        <w:adjustRightInd w:val="0"/>
        <w:spacing w:after="120" w:line="240" w:lineRule="auto"/>
        <w:ind w:left="432" w:hanging="432"/>
        <w:rPr>
          <w:rFonts w:ascii="Times New Roman" w:hAnsi="Times New Roman"/>
          <w:i/>
        </w:rPr>
      </w:pPr>
      <w:r w:rsidRPr="001C33D8">
        <w:rPr>
          <w:rFonts w:ascii="Times New Roman" w:hAnsi="Times New Roman"/>
        </w:rPr>
        <w:t xml:space="preserve">You, </w:t>
      </w:r>
      <w:r w:rsidRPr="008F2C8C">
        <w:rPr>
          <w:rFonts w:ascii="Times New Roman" w:hAnsi="Times New Roman"/>
        </w:rPr>
        <w:t>L</w:t>
      </w:r>
      <w:r w:rsidR="0094091E">
        <w:rPr>
          <w:rFonts w:ascii="Times New Roman" w:hAnsi="Times New Roman"/>
        </w:rPr>
        <w:t>iangzhi</w:t>
      </w:r>
      <w:r w:rsidRPr="003E0CCB">
        <w:rPr>
          <w:rFonts w:ascii="Times New Roman" w:hAnsi="Times New Roman"/>
        </w:rPr>
        <w:t xml:space="preserve">, </w:t>
      </w:r>
      <w:r w:rsidRPr="008F2C8C">
        <w:rPr>
          <w:rFonts w:ascii="Times New Roman" w:hAnsi="Times New Roman"/>
        </w:rPr>
        <w:t>C. Ringler, U. Wood-</w:t>
      </w:r>
      <w:proofErr w:type="spellStart"/>
      <w:r w:rsidRPr="008F2C8C">
        <w:rPr>
          <w:rFonts w:ascii="Times New Roman" w:hAnsi="Times New Roman"/>
        </w:rPr>
        <w:t>Sichra</w:t>
      </w:r>
      <w:proofErr w:type="spellEnd"/>
      <w:r w:rsidRPr="008F2C8C">
        <w:rPr>
          <w:rFonts w:ascii="Times New Roman" w:hAnsi="Times New Roman"/>
        </w:rPr>
        <w:t>, R. Robertson, S. Wood, T. Zhu, G. Nelson, et al. F</w:t>
      </w:r>
      <w:r w:rsidRPr="00DF06CC">
        <w:rPr>
          <w:rFonts w:ascii="Times New Roman" w:hAnsi="Times New Roman"/>
        </w:rPr>
        <w:t>orthcoming</w:t>
      </w:r>
      <w:r w:rsidRPr="008F2C8C">
        <w:rPr>
          <w:rFonts w:ascii="Times New Roman" w:hAnsi="Times New Roman"/>
        </w:rPr>
        <w:t xml:space="preserve">. “What Is the Irrigation Potential for Africa? </w:t>
      </w:r>
      <w:proofErr w:type="gramStart"/>
      <w:r w:rsidRPr="008F2C8C">
        <w:rPr>
          <w:rFonts w:ascii="Times New Roman" w:hAnsi="Times New Roman"/>
        </w:rPr>
        <w:t>A Combined Biophysical and Socioeconomic Approach.”</w:t>
      </w:r>
      <w:proofErr w:type="gramEnd"/>
      <w:r w:rsidRPr="008F2C8C">
        <w:rPr>
          <w:rFonts w:ascii="Times New Roman" w:hAnsi="Times New Roman"/>
        </w:rPr>
        <w:t xml:space="preserve"> </w:t>
      </w:r>
      <w:proofErr w:type="gramStart"/>
      <w:r w:rsidRPr="008F2C8C">
        <w:rPr>
          <w:rFonts w:ascii="Times New Roman" w:hAnsi="Times New Roman"/>
          <w:i/>
        </w:rPr>
        <w:t>Food Policy.</w:t>
      </w:r>
      <w:proofErr w:type="gramEnd"/>
    </w:p>
    <w:p w:rsidR="002F26EA" w:rsidRPr="003351A3" w:rsidRDefault="002F26EA" w:rsidP="002F26EA">
      <w:pPr>
        <w:spacing w:line="240" w:lineRule="auto"/>
        <w:rPr>
          <w:rFonts w:ascii="Times New Roman" w:hAnsi="Times New Roman"/>
        </w:rPr>
      </w:pPr>
    </w:p>
    <w:sectPr w:rsidR="002F26EA" w:rsidRPr="003351A3" w:rsidSect="000472B0">
      <w:pgSz w:w="12240" w:h="15840" w:code="1"/>
      <w:pgMar w:top="1440" w:right="180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uthor" w:initials="A">
    <w:p w:rsidR="008B33A2" w:rsidRDefault="008B33A2">
      <w:pPr>
        <w:pStyle w:val="CommentText"/>
      </w:pPr>
      <w:r>
        <w:rPr>
          <w:rStyle w:val="CommentReference"/>
        </w:rPr>
        <w:annotationRef/>
      </w:r>
      <w:r>
        <w:t>Please specify if this should be a joint discussion paper.</w:t>
      </w:r>
    </w:p>
  </w:comment>
  <w:comment w:id="1" w:author="Author" w:initials="A">
    <w:p w:rsidR="008B33A2" w:rsidRDefault="008B33A2">
      <w:pPr>
        <w:pStyle w:val="CommentText"/>
      </w:pPr>
      <w:r>
        <w:rPr>
          <w:rStyle w:val="CommentReference"/>
        </w:rPr>
        <w:annotationRef/>
      </w:r>
      <w:r>
        <w:t xml:space="preserve">It should be a </w:t>
      </w:r>
      <w:proofErr w:type="spellStart"/>
      <w:r>
        <w:t>ajoint</w:t>
      </w:r>
      <w:proofErr w:type="spellEnd"/>
      <w:r>
        <w:t xml:space="preserve"> IFPRI DP and an ESSP working </w:t>
      </w:r>
      <w:proofErr w:type="spellStart"/>
      <w:r>
        <w:t>pape</w:t>
      </w:r>
      <w:proofErr w:type="spellEnd"/>
    </w:p>
  </w:comment>
  <w:comment w:id="15" w:author="Author" w:initials="A">
    <w:p w:rsidR="008B33A2" w:rsidRDefault="008B33A2">
      <w:pPr>
        <w:pStyle w:val="CommentText"/>
      </w:pPr>
      <w:r>
        <w:rPr>
          <w:rStyle w:val="CommentReference"/>
        </w:rPr>
        <w:annotationRef/>
      </w:r>
      <w:r>
        <w:t>Per DP style, “Abstract” rather than “Summary” should be used.</w:t>
      </w:r>
    </w:p>
  </w:comment>
  <w:comment w:id="33" w:author="Author" w:initials="A">
    <w:p w:rsidR="008B33A2" w:rsidRDefault="008B33A2">
      <w:pPr>
        <w:pStyle w:val="CommentText"/>
      </w:pPr>
      <w:r>
        <w:rPr>
          <w:rStyle w:val="CommentReference"/>
        </w:rPr>
        <w:annotationRef/>
      </w:r>
      <w:r>
        <w:t>Please enter keywords here.</w:t>
      </w:r>
    </w:p>
  </w:comment>
  <w:comment w:id="38" w:author="Author" w:initials="A">
    <w:p w:rsidR="008B33A2" w:rsidRDefault="008B33A2">
      <w:pPr>
        <w:pStyle w:val="CommentText"/>
      </w:pPr>
      <w:r>
        <w:rPr>
          <w:rStyle w:val="CommentReference"/>
        </w:rPr>
        <w:annotationRef/>
      </w:r>
      <w:r>
        <w:t>Series Editor comment:</w:t>
      </w:r>
    </w:p>
    <w:p w:rsidR="008B33A2" w:rsidRDefault="008B33A2">
      <w:pPr>
        <w:pStyle w:val="CommentText"/>
      </w:pPr>
      <w:r>
        <w:t xml:space="preserve">Please review </w:t>
      </w:r>
      <w:proofErr w:type="spellStart"/>
      <w:r>
        <w:t>allt</w:t>
      </w:r>
      <w:proofErr w:type="spellEnd"/>
      <w:r>
        <w:t xml:space="preserve"> able and figure numbers to ensure that that they are </w:t>
      </w:r>
      <w:proofErr w:type="spellStart"/>
      <w:r>
        <w:t>accureate</w:t>
      </w:r>
      <w:proofErr w:type="spellEnd"/>
      <w:r>
        <w:t>.</w:t>
      </w:r>
    </w:p>
    <w:p w:rsidR="008B33A2" w:rsidRDefault="008B33A2">
      <w:pPr>
        <w:pStyle w:val="CommentText"/>
      </w:pPr>
    </w:p>
    <w:p w:rsidR="008B33A2" w:rsidRDefault="008B33A2">
      <w:pPr>
        <w:pStyle w:val="CommentText"/>
      </w:pPr>
      <w:r>
        <w:t xml:space="preserve">During formatting, regenerate the TOC and other lists for updates in the heads, page numbers, etc. </w:t>
      </w:r>
    </w:p>
  </w:comment>
  <w:comment w:id="64" w:author="Author" w:initials="A">
    <w:p w:rsidR="008B33A2" w:rsidRDefault="008B33A2">
      <w:pPr>
        <w:pStyle w:val="CommentText"/>
      </w:pPr>
      <w:r>
        <w:rPr>
          <w:rStyle w:val="CommentReference"/>
        </w:rPr>
        <w:annotationRef/>
      </w:r>
      <w:r>
        <w:t xml:space="preserve">Throughout the paper, figures should be moved so that they </w:t>
      </w:r>
      <w:proofErr w:type="gramStart"/>
      <w:r>
        <w:t>immediately  follow</w:t>
      </w:r>
      <w:proofErr w:type="gramEnd"/>
      <w:r>
        <w:t xml:space="preserve"> the paragraph in which they are called out.</w:t>
      </w:r>
    </w:p>
  </w:comment>
  <w:comment w:id="69" w:author="Author" w:initials="A">
    <w:p w:rsidR="008B33A2" w:rsidRDefault="008B33A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This source is not on the reference list.</w:t>
      </w:r>
    </w:p>
  </w:comment>
  <w:comment w:id="70" w:author="Author" w:initials="A">
    <w:p w:rsidR="008B33A2" w:rsidRDefault="008B33A2">
      <w:pPr>
        <w:pStyle w:val="CommentText"/>
      </w:pPr>
      <w:r>
        <w:rPr>
          <w:rStyle w:val="CommentReference"/>
        </w:rPr>
        <w:annotationRef/>
      </w:r>
      <w:r>
        <w:t>I have added it</w:t>
      </w:r>
    </w:p>
  </w:comment>
  <w:comment w:id="88" w:author="Author" w:initials="A">
    <w:p w:rsidR="008B33A2" w:rsidRDefault="008B33A2">
      <w:pPr>
        <w:pStyle w:val="CommentText"/>
      </w:pPr>
      <w:r>
        <w:rPr>
          <w:rStyle w:val="CommentReference"/>
        </w:rPr>
        <w:annotationRef/>
      </w:r>
      <w:r>
        <w:t>Per DP style, all figures should be presented in black and white or grayscale. Figures have been updated accordingly.</w:t>
      </w:r>
    </w:p>
    <w:p w:rsidR="008B33A2" w:rsidRDefault="008B33A2">
      <w:pPr>
        <w:pStyle w:val="CommentText"/>
      </w:pPr>
    </w:p>
    <w:p w:rsidR="008B33A2" w:rsidRDefault="008B33A2">
      <w:pPr>
        <w:pStyle w:val="CommentText"/>
      </w:pPr>
      <w:r>
        <w:t>Please add commas in Panel A as follows (added commas highlighted):</w:t>
      </w:r>
    </w:p>
    <w:p w:rsidR="008B33A2" w:rsidRDefault="008B33A2">
      <w:pPr>
        <w:pStyle w:val="CommentText"/>
      </w:pPr>
      <w:r>
        <w:t xml:space="preserve">-To </w:t>
      </w:r>
      <w:proofErr w:type="spellStart"/>
      <w:r>
        <w:t>Kartoum</w:t>
      </w:r>
      <w:proofErr w:type="spellEnd"/>
      <w:r>
        <w:t xml:space="preserve"> and Jordan, Saudi Arabia, Bahrain</w:t>
      </w:r>
      <w:r w:rsidRPr="00623BB9">
        <w:rPr>
          <w:b/>
          <w:highlight w:val="yellow"/>
        </w:rPr>
        <w:t>,</w:t>
      </w:r>
      <w:r>
        <w:rPr>
          <w:b/>
          <w:i/>
        </w:rPr>
        <w:t xml:space="preserve"> </w:t>
      </w:r>
      <w:r>
        <w:t>and UAE</w:t>
      </w:r>
    </w:p>
    <w:p w:rsidR="008B33A2" w:rsidRDefault="008B33A2">
      <w:pPr>
        <w:pStyle w:val="CommentText"/>
      </w:pPr>
      <w:r>
        <w:t>-To Saudi Arabia, Bahrain, UAE</w:t>
      </w:r>
      <w:r w:rsidRPr="00623BB9">
        <w:rPr>
          <w:b/>
          <w:highlight w:val="yellow"/>
        </w:rPr>
        <w:t>,</w:t>
      </w:r>
      <w:r>
        <w:t xml:space="preserve"> and Yemen</w:t>
      </w:r>
    </w:p>
    <w:p w:rsidR="008B33A2" w:rsidRPr="00CF3196" w:rsidRDefault="008B33A2">
      <w:pPr>
        <w:pStyle w:val="CommentText"/>
      </w:pPr>
      <w:r>
        <w:t>-To Saudi Arabia, Bahrain, UAE</w:t>
      </w:r>
      <w:r w:rsidRPr="00623BB9">
        <w:rPr>
          <w:b/>
          <w:highlight w:val="yellow"/>
        </w:rPr>
        <w:t>,</w:t>
      </w:r>
      <w:r>
        <w:t xml:space="preserve"> and Yemen from Mombasa and sometimes from Mogadishu</w:t>
      </w:r>
    </w:p>
  </w:comment>
  <w:comment w:id="89" w:author="Author" w:initials="A">
    <w:p w:rsidR="008B33A2" w:rsidRDefault="008B33A2">
      <w:pPr>
        <w:pStyle w:val="CommentText"/>
      </w:pPr>
      <w:r>
        <w:rPr>
          <w:rStyle w:val="CommentReference"/>
        </w:rPr>
        <w:annotationRef/>
      </w:r>
      <w:r>
        <w:t xml:space="preserve">I did not generate the figures so I cannot add commas. </w:t>
      </w:r>
    </w:p>
  </w:comment>
  <w:comment w:id="93" w:author="Author" w:initials="A">
    <w:p w:rsidR="008B33A2" w:rsidRDefault="008B33A2">
      <w:pPr>
        <w:pStyle w:val="CommentText"/>
      </w:pPr>
      <w:r>
        <w:rPr>
          <w:rStyle w:val="CommentReference"/>
        </w:rPr>
        <w:annotationRef/>
      </w:r>
      <w:proofErr w:type="gramStart"/>
      <w:r>
        <w:t>added</w:t>
      </w:r>
      <w:proofErr w:type="gramEnd"/>
    </w:p>
  </w:comment>
  <w:comment w:id="90" w:author="Author" w:initials="A">
    <w:p w:rsidR="008B33A2" w:rsidRDefault="008B33A2">
      <w:pPr>
        <w:pStyle w:val="CommentText"/>
      </w:pPr>
      <w:r>
        <w:rPr>
          <w:rStyle w:val="CommentReference"/>
        </w:rPr>
        <w:annotationRef/>
      </w:r>
      <w:r>
        <w:t xml:space="preserve">Please add this source to the reference list? </w:t>
      </w:r>
    </w:p>
  </w:comment>
  <w:comment w:id="111" w:author="Author" w:initials="A">
    <w:p w:rsidR="008B33A2" w:rsidRDefault="008B33A2">
      <w:pPr>
        <w:pStyle w:val="CommentText"/>
      </w:pPr>
      <w:r>
        <w:rPr>
          <w:rStyle w:val="CommentReference"/>
        </w:rPr>
        <w:annotationRef/>
      </w:r>
      <w:r>
        <w:t>Much of the text in this figure is not legible. Please consider revising.</w:t>
      </w:r>
    </w:p>
  </w:comment>
  <w:comment w:id="146" w:author="Author" w:initials="A">
    <w:p w:rsidR="008B33A2" w:rsidRDefault="008B33A2">
      <w:pPr>
        <w:pStyle w:val="CommentText"/>
      </w:pPr>
      <w:r>
        <w:rPr>
          <w:rStyle w:val="CommentReference"/>
        </w:rPr>
        <w:annotationRef/>
      </w:r>
      <w:r>
        <w:t>Should this source be on the reference list?</w:t>
      </w:r>
    </w:p>
  </w:comment>
  <w:comment w:id="149" w:author="Author" w:initials="A">
    <w:p w:rsidR="008B33A2" w:rsidRDefault="008B33A2">
      <w:pPr>
        <w:pStyle w:val="CommentText"/>
      </w:pPr>
      <w:r>
        <w:rPr>
          <w:rStyle w:val="CommentReference"/>
        </w:rPr>
        <w:annotationRef/>
      </w:r>
      <w:r>
        <w:t>No it’s okay. One of the authors calculated the statistic and collected the data.</w:t>
      </w:r>
    </w:p>
  </w:comment>
  <w:comment w:id="152" w:author="Author" w:initials="A">
    <w:p w:rsidR="008B33A2" w:rsidRDefault="008B33A2">
      <w:pPr>
        <w:pStyle w:val="CommentText"/>
      </w:pPr>
      <w:r>
        <w:rPr>
          <w:rStyle w:val="CommentReference"/>
        </w:rPr>
        <w:annotationRef/>
      </w:r>
      <w:r>
        <w:t xml:space="preserve">Should this be cited to </w:t>
      </w:r>
      <w:proofErr w:type="spellStart"/>
      <w:r>
        <w:t>Desta</w:t>
      </w:r>
      <w:proofErr w:type="spellEnd"/>
      <w:r>
        <w:t xml:space="preserve"> and Coppock 2004?</w:t>
      </w:r>
    </w:p>
  </w:comment>
  <w:comment w:id="156" w:author="Author" w:initials="A">
    <w:p w:rsidR="008B33A2" w:rsidRDefault="008B33A2">
      <w:pPr>
        <w:pStyle w:val="CommentText"/>
      </w:pPr>
      <w:r>
        <w:rPr>
          <w:rStyle w:val="CommentReference"/>
        </w:rPr>
        <w:annotationRef/>
      </w:r>
      <w:r>
        <w:t>Do these need citations?</w:t>
      </w:r>
    </w:p>
  </w:comment>
  <w:comment w:id="170" w:author="Author" w:initials="A">
    <w:p w:rsidR="008B33A2" w:rsidRDefault="008B33A2">
      <w:pPr>
        <w:pStyle w:val="CommentText"/>
      </w:pPr>
      <w:r>
        <w:rPr>
          <w:rStyle w:val="CommentReference"/>
        </w:rPr>
        <w:annotationRef/>
      </w:r>
      <w:r>
        <w:t>Needs a citation?</w:t>
      </w:r>
    </w:p>
  </w:comment>
  <w:comment w:id="184" w:author="Author" w:initials="A">
    <w:p w:rsidR="008B33A2" w:rsidRDefault="008B33A2">
      <w:pPr>
        <w:pStyle w:val="CommentText"/>
      </w:pPr>
      <w:r>
        <w:rPr>
          <w:rStyle w:val="CommentReference"/>
        </w:rPr>
        <w:annotationRef/>
      </w:r>
      <w:r>
        <w:t>If possible, change “</w:t>
      </w:r>
      <w:proofErr w:type="spellStart"/>
      <w:r>
        <w:t>sedentarisation</w:t>
      </w:r>
      <w:proofErr w:type="spellEnd"/>
      <w:r>
        <w:t xml:space="preserve">” to “sedentarization” and move the </w:t>
      </w:r>
      <w:proofErr w:type="spellStart"/>
      <w:r>
        <w:t>Nadaraya</w:t>
      </w:r>
      <w:proofErr w:type="spellEnd"/>
      <w:r>
        <w:t>-Watson note to a position below the source line.</w:t>
      </w:r>
    </w:p>
  </w:comment>
  <w:comment w:id="188" w:author="Author" w:initials="A">
    <w:p w:rsidR="008B33A2" w:rsidRDefault="008B33A2">
      <w:pPr>
        <w:pStyle w:val="CommentText"/>
      </w:pPr>
      <w:r>
        <w:rPr>
          <w:rStyle w:val="CommentReference"/>
        </w:rPr>
        <w:annotationRef/>
      </w:r>
      <w:r>
        <w:t>Not possible</w:t>
      </w:r>
    </w:p>
  </w:comment>
  <w:comment w:id="196" w:author="Author" w:initials="A">
    <w:p w:rsidR="008B33A2" w:rsidRDefault="008B33A2">
      <w:pPr>
        <w:pStyle w:val="CommentText"/>
      </w:pPr>
      <w:r>
        <w:rPr>
          <w:rStyle w:val="CommentReference"/>
        </w:rPr>
        <w:annotationRef/>
      </w:r>
      <w:r>
        <w:t xml:space="preserve">Needs a citation—it’s not clear whether this is </w:t>
      </w:r>
      <w:proofErr w:type="spellStart"/>
      <w:r w:rsidRPr="008A3C33">
        <w:t>Desta</w:t>
      </w:r>
      <w:proofErr w:type="spellEnd"/>
      <w:r w:rsidRPr="008A3C33">
        <w:t xml:space="preserve"> and Coppock 2004</w:t>
      </w:r>
      <w:r>
        <w:t xml:space="preserve"> or some other source.</w:t>
      </w:r>
    </w:p>
  </w:comment>
  <w:comment w:id="233" w:author="Author" w:initials="A">
    <w:p w:rsidR="008B33A2" w:rsidRDefault="008B33A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This source is not on the reference list.</w:t>
      </w:r>
    </w:p>
  </w:comment>
  <w:comment w:id="234" w:author="Author" w:initials="A">
    <w:p w:rsidR="008B33A2" w:rsidRDefault="008B33A2">
      <w:pPr>
        <w:pStyle w:val="CommentText"/>
      </w:pPr>
      <w:r>
        <w:rPr>
          <w:rStyle w:val="CommentReference"/>
        </w:rPr>
        <w:annotationRef/>
      </w:r>
      <w:proofErr w:type="gramStart"/>
      <w:r>
        <w:t>added</w:t>
      </w:r>
      <w:proofErr w:type="gramEnd"/>
    </w:p>
  </w:comment>
  <w:comment w:id="243" w:author="Author" w:initials="A">
    <w:p w:rsidR="008B33A2" w:rsidRDefault="008B33A2">
      <w:pPr>
        <w:pStyle w:val="CommentText"/>
      </w:pPr>
      <w:r>
        <w:rPr>
          <w:rStyle w:val="CommentReference"/>
        </w:rPr>
        <w:annotationRef/>
      </w:r>
      <w:r>
        <w:t>Please ensure that a callout proceeds this figure.</w:t>
      </w:r>
    </w:p>
    <w:p w:rsidR="008B33A2" w:rsidRDefault="008B33A2">
      <w:pPr>
        <w:pStyle w:val="CommentText"/>
      </w:pPr>
    </w:p>
    <w:p w:rsidR="008B33A2" w:rsidRDefault="008B33A2">
      <w:pPr>
        <w:pStyle w:val="CommentText"/>
        <w:rPr>
          <w:i/>
        </w:rPr>
      </w:pPr>
      <w:r>
        <w:t xml:space="preserve">Please spell out the acronym </w:t>
      </w:r>
      <w:r>
        <w:rPr>
          <w:i/>
        </w:rPr>
        <w:t xml:space="preserve">ICT in the figure or a </w:t>
      </w:r>
      <w:proofErr w:type="gramStart"/>
      <w:r>
        <w:rPr>
          <w:i/>
        </w:rPr>
        <w:t>note .</w:t>
      </w:r>
      <w:proofErr w:type="gramEnd"/>
    </w:p>
    <w:p w:rsidR="008B33A2" w:rsidRDefault="008B33A2">
      <w:pPr>
        <w:pStyle w:val="CommentText"/>
        <w:rPr>
          <w:i/>
        </w:rPr>
      </w:pPr>
    </w:p>
    <w:p w:rsidR="008B33A2" w:rsidRDefault="008B33A2">
      <w:pPr>
        <w:pStyle w:val="CommentText"/>
      </w:pPr>
      <w:r>
        <w:rPr>
          <w:i/>
        </w:rPr>
        <w:t>Please also provide a source note for the figure.</w:t>
      </w:r>
    </w:p>
  </w:comment>
  <w:comment w:id="246" w:author="Author" w:initials="A">
    <w:p w:rsidR="008B33A2" w:rsidRDefault="008B33A2">
      <w:pPr>
        <w:pStyle w:val="CommentText"/>
      </w:pPr>
      <w:r>
        <w:rPr>
          <w:rStyle w:val="CommentReference"/>
        </w:rPr>
        <w:annotationRef/>
      </w:r>
      <w:r>
        <w:t xml:space="preserve">I don’t know what you mean </w:t>
      </w:r>
      <w:proofErr w:type="gramStart"/>
      <w:r>
        <w:t>by  a</w:t>
      </w:r>
      <w:proofErr w:type="gramEnd"/>
      <w:r>
        <w:t xml:space="preserve"> callout. Do you mean refer it in the text? If so, I have done so.</w:t>
      </w:r>
    </w:p>
  </w:comment>
  <w:comment w:id="262" w:author="Author" w:initials="A">
    <w:p w:rsidR="008B33A2" w:rsidRDefault="008B33A2">
      <w:pPr>
        <w:pStyle w:val="CommentText"/>
      </w:pPr>
      <w:r>
        <w:rPr>
          <w:rStyle w:val="CommentReference"/>
        </w:rPr>
        <w:annotationRef/>
      </w:r>
      <w:r>
        <w:t>I added boldface to level-2 subheads to distinguish them from the level-3 subheads that occur later (since numbering of these levels is disallowed by the style sheet).</w:t>
      </w:r>
    </w:p>
  </w:comment>
  <w:comment w:id="300" w:author="Author" w:initials="A">
    <w:p w:rsidR="008B33A2" w:rsidRPr="00F96BD2" w:rsidRDefault="008B33A2">
      <w:pPr>
        <w:pStyle w:val="CommentText"/>
      </w:pPr>
      <w:r>
        <w:rPr>
          <w:rStyle w:val="CommentReference"/>
        </w:rPr>
        <w:annotationRef/>
      </w:r>
      <w:r>
        <w:t xml:space="preserve">Does </w:t>
      </w:r>
      <w:proofErr w:type="spellStart"/>
      <w:r>
        <w:rPr>
          <w:i/>
        </w:rPr>
        <w:t>khat</w:t>
      </w:r>
      <w:proofErr w:type="spellEnd"/>
      <w:r>
        <w:t xml:space="preserve"> need an explanation?</w:t>
      </w:r>
    </w:p>
  </w:comment>
  <w:comment w:id="301" w:author="Author" w:initials="A">
    <w:p w:rsidR="008B33A2" w:rsidRDefault="008B33A2">
      <w:pPr>
        <w:pStyle w:val="CommentText"/>
      </w:pPr>
      <w:r>
        <w:rPr>
          <w:rStyle w:val="CommentReference"/>
        </w:rPr>
        <w:annotationRef/>
      </w:r>
      <w:r>
        <w:t>No, not really</w:t>
      </w:r>
    </w:p>
  </w:comment>
  <w:comment w:id="375" w:author="Author" w:initials="A">
    <w:p w:rsidR="008B33A2" w:rsidRPr="001C33D8" w:rsidRDefault="008B33A2">
      <w:pPr>
        <w:pStyle w:val="CommentText"/>
      </w:pPr>
      <w:r>
        <w:rPr>
          <w:rStyle w:val="CommentReference"/>
        </w:rPr>
        <w:annotationRef/>
      </w:r>
      <w:r>
        <w:t xml:space="preserve">Does </w:t>
      </w:r>
      <w:proofErr w:type="spellStart"/>
      <w:r>
        <w:rPr>
          <w:i/>
        </w:rPr>
        <w:t>birkeds</w:t>
      </w:r>
      <w:proofErr w:type="spellEnd"/>
      <w:r>
        <w:rPr>
          <w:i/>
        </w:rPr>
        <w:t xml:space="preserve"> </w:t>
      </w:r>
      <w:r>
        <w:t>need explanation?</w:t>
      </w:r>
    </w:p>
  </w:comment>
  <w:comment w:id="376" w:author="Author" w:initials="A">
    <w:p w:rsidR="008B33A2" w:rsidRDefault="008B33A2">
      <w:pPr>
        <w:pStyle w:val="CommentText"/>
      </w:pPr>
      <w:r>
        <w:rPr>
          <w:rStyle w:val="CommentReference"/>
        </w:rPr>
        <w:annotationRef/>
      </w:r>
      <w:r>
        <w:t>Ok, added</w:t>
      </w:r>
    </w:p>
  </w:comment>
  <w:comment w:id="423" w:author="Author" w:initials="A">
    <w:p w:rsidR="008B33A2" w:rsidRDefault="008B33A2">
      <w:pPr>
        <w:pStyle w:val="CommentText"/>
      </w:pPr>
      <w:r>
        <w:rPr>
          <w:rStyle w:val="CommentReference"/>
        </w:rPr>
        <w:annotationRef/>
      </w:r>
      <w:r>
        <w:t>Please explain acronym.</w:t>
      </w:r>
    </w:p>
  </w:comment>
  <w:comment w:id="429" w:author="Author" w:initials="A">
    <w:p w:rsidR="008B33A2" w:rsidRDefault="008B33A2">
      <w:pPr>
        <w:pStyle w:val="CommentText"/>
      </w:pPr>
      <w:r>
        <w:rPr>
          <w:rStyle w:val="CommentReference"/>
        </w:rPr>
        <w:annotationRef/>
      </w:r>
      <w:r>
        <w:t>Suggested edits to figure legend (legend title spelled out, hyphenate “small-scale” and “large-scale,” space after each &lt; and &gt;, one-en dashes for number ranges, “Lowlands,” “Highlands”):</w:t>
      </w:r>
    </w:p>
    <w:p w:rsidR="008B33A2" w:rsidRPr="00C5241A" w:rsidRDefault="008B33A2">
      <w:pPr>
        <w:pStyle w:val="CommentText"/>
        <w:rPr>
          <w:b/>
        </w:rPr>
      </w:pPr>
      <w:r>
        <w:rPr>
          <w:b/>
        </w:rPr>
        <w:t>Internal Rate of Return</w:t>
      </w:r>
    </w:p>
    <w:p w:rsidR="008B33A2" w:rsidRDefault="008B33A2" w:rsidP="00C5241A">
      <w:pPr>
        <w:pStyle w:val="CommentText"/>
      </w:pPr>
      <w:r>
        <w:t>Small-scale IRR &lt; 10%</w:t>
      </w:r>
    </w:p>
    <w:p w:rsidR="008B33A2" w:rsidRDefault="008B33A2" w:rsidP="00C5241A">
      <w:pPr>
        <w:pStyle w:val="CommentText"/>
      </w:pPr>
      <w:r>
        <w:t>Small-scale IRR 10–30%</w:t>
      </w:r>
    </w:p>
    <w:p w:rsidR="008B33A2" w:rsidRDefault="008B33A2" w:rsidP="00C5241A">
      <w:pPr>
        <w:pStyle w:val="CommentText"/>
      </w:pPr>
      <w:r>
        <w:t>Small-scale IRR 30–50%</w:t>
      </w:r>
    </w:p>
    <w:p w:rsidR="008B33A2" w:rsidRDefault="008B33A2" w:rsidP="00C5241A">
      <w:pPr>
        <w:pStyle w:val="CommentText"/>
      </w:pPr>
      <w:r>
        <w:t>Small-scale IRR &gt; 50%</w:t>
      </w:r>
    </w:p>
    <w:p w:rsidR="008B33A2" w:rsidRDefault="008B33A2" w:rsidP="00C5241A">
      <w:pPr>
        <w:pStyle w:val="CommentText"/>
      </w:pPr>
      <w:r>
        <w:t>Large-scale IRR &lt; 6%</w:t>
      </w:r>
    </w:p>
    <w:p w:rsidR="008B33A2" w:rsidRDefault="008B33A2" w:rsidP="00C5241A">
      <w:pPr>
        <w:pStyle w:val="CommentText"/>
      </w:pPr>
      <w:r>
        <w:t>Large-scale IRR 6–12%</w:t>
      </w:r>
    </w:p>
    <w:p w:rsidR="008B33A2" w:rsidRDefault="008B33A2" w:rsidP="00C5241A">
      <w:pPr>
        <w:pStyle w:val="CommentText"/>
      </w:pPr>
      <w:r>
        <w:t>Large-scale IRR 12–20%</w:t>
      </w:r>
    </w:p>
    <w:p w:rsidR="008B33A2" w:rsidRDefault="008B33A2" w:rsidP="00C5241A">
      <w:pPr>
        <w:pStyle w:val="CommentText"/>
      </w:pPr>
      <w:r>
        <w:t>Large-scale IRR &gt; 20%</w:t>
      </w:r>
    </w:p>
    <w:p w:rsidR="008B33A2" w:rsidRPr="00C5241A" w:rsidRDefault="008B33A2" w:rsidP="00C5241A">
      <w:pPr>
        <w:pStyle w:val="CommentText"/>
        <w:rPr>
          <w:b/>
        </w:rPr>
      </w:pPr>
      <w:r w:rsidRPr="00C5241A">
        <w:rPr>
          <w:b/>
        </w:rPr>
        <w:t>Elevation</w:t>
      </w:r>
    </w:p>
    <w:p w:rsidR="008B33A2" w:rsidRDefault="008B33A2" w:rsidP="00C5241A">
      <w:pPr>
        <w:pStyle w:val="CommentText"/>
      </w:pPr>
      <w:r>
        <w:t>Lowlands</w:t>
      </w:r>
    </w:p>
    <w:p w:rsidR="008B33A2" w:rsidRDefault="008B33A2" w:rsidP="00C5241A">
      <w:pPr>
        <w:pStyle w:val="CommentText"/>
      </w:pPr>
      <w:r>
        <w:t>Highlands</w:t>
      </w:r>
    </w:p>
  </w:comment>
  <w:comment w:id="434" w:author="Author" w:initials="A">
    <w:p w:rsidR="000C7A45" w:rsidRDefault="000C7A45">
      <w:pPr>
        <w:pStyle w:val="CommentText"/>
      </w:pPr>
      <w:r>
        <w:rPr>
          <w:rStyle w:val="CommentReference"/>
        </w:rPr>
        <w:annotationRef/>
      </w:r>
      <w:r>
        <w:t>I have added IRR in the title and since it is in grayscale I added additional text to demarcate the highlands from the lowlands</w:t>
      </w:r>
      <w:proofErr w:type="gramStart"/>
      <w:r>
        <w:t>..</w:t>
      </w:r>
      <w:proofErr w:type="gramEnd"/>
      <w:r>
        <w:t xml:space="preserve"> </w:t>
      </w:r>
    </w:p>
  </w:comment>
  <w:comment w:id="444" w:author="Author" w:initials="A">
    <w:p w:rsidR="008B33A2" w:rsidRDefault="008B33A2">
      <w:pPr>
        <w:pStyle w:val="CommentText"/>
      </w:pPr>
      <w:r>
        <w:rPr>
          <w:rStyle w:val="CommentReference"/>
        </w:rPr>
        <w:annotationRef/>
      </w:r>
      <w:r>
        <w:t xml:space="preserve">M is for mobile, </w:t>
      </w:r>
      <w:proofErr w:type="gramStart"/>
      <w:r>
        <w:t>PESA  is</w:t>
      </w:r>
      <w:proofErr w:type="gramEnd"/>
      <w:r>
        <w:t xml:space="preserve"> Swahili for money, so not an acronym per se. It is quite famous – no need to explain.</w:t>
      </w:r>
    </w:p>
  </w:comment>
  <w:comment w:id="475" w:author="Author" w:initials="A">
    <w:p w:rsidR="008B33A2" w:rsidRDefault="008B33A2">
      <w:pPr>
        <w:pStyle w:val="CommentText"/>
      </w:pPr>
      <w:r>
        <w:rPr>
          <w:rStyle w:val="CommentReference"/>
        </w:rPr>
        <w:annotationRef/>
      </w:r>
      <w:r>
        <w:t>Please see the attached .</w:t>
      </w:r>
      <w:proofErr w:type="spellStart"/>
      <w:r>
        <w:t>pdf</w:t>
      </w:r>
      <w:proofErr w:type="spellEnd"/>
      <w:r>
        <w:t xml:space="preserve"> file for suggested edits to the figure.</w:t>
      </w:r>
    </w:p>
  </w:comment>
  <w:comment w:id="478" w:author="Author" w:initials="A">
    <w:p w:rsidR="008B33A2" w:rsidRDefault="008B33A2">
      <w:pPr>
        <w:pStyle w:val="CommentText"/>
      </w:pPr>
      <w:r>
        <w:rPr>
          <w:rStyle w:val="CommentReference"/>
        </w:rPr>
        <w:annotationRef/>
      </w:r>
      <w:r>
        <w:t>Should this source be on the reference list?</w:t>
      </w:r>
    </w:p>
  </w:comment>
  <w:comment w:id="479" w:author="Author" w:initials="A">
    <w:p w:rsidR="008B33A2" w:rsidRDefault="008B33A2">
      <w:pPr>
        <w:pStyle w:val="CommentText"/>
      </w:pPr>
      <w:r>
        <w:rPr>
          <w:rStyle w:val="CommentReference"/>
        </w:rPr>
        <w:annotationRef/>
      </w:r>
      <w:r>
        <w:t>No, no need. IFPRI did all the work.</w:t>
      </w:r>
    </w:p>
  </w:comment>
  <w:comment w:id="480" w:author="Author" w:initials="A">
    <w:p w:rsidR="008B33A2" w:rsidRDefault="008B33A2">
      <w:pPr>
        <w:pStyle w:val="CommentText"/>
      </w:pPr>
      <w:r>
        <w:rPr>
          <w:rStyle w:val="CommentReference"/>
        </w:rPr>
        <w:annotationRef/>
      </w:r>
      <w:r>
        <w:t>It would be permissible to omit this parenthetical reference; alternatively, the source could be added to the reference list and the parenthetical reference retained here.</w:t>
      </w:r>
    </w:p>
  </w:comment>
  <w:comment w:id="482" w:author="Author" w:initials="A">
    <w:p w:rsidR="008B33A2" w:rsidRDefault="008B33A2">
      <w:pPr>
        <w:pStyle w:val="CommentText"/>
      </w:pPr>
      <w:r>
        <w:rPr>
          <w:rStyle w:val="CommentReference"/>
        </w:rPr>
        <w:annotationRef/>
      </w:r>
      <w:r>
        <w:t>Please add the page number on which the quotation is found.</w:t>
      </w:r>
    </w:p>
  </w:comment>
  <w:comment w:id="483" w:author="Author" w:initials="A">
    <w:p w:rsidR="008B33A2" w:rsidRDefault="008B33A2">
      <w:pPr>
        <w:pStyle w:val="CommentText"/>
      </w:pPr>
      <w:r>
        <w:rPr>
          <w:rStyle w:val="CommentReference"/>
        </w:rPr>
        <w:annotationRef/>
      </w:r>
      <w:r>
        <w:t>Suggest either omitting the final sentence of the boxed quotation (about desk studies) or adding all of its sources to the reference list.</w:t>
      </w:r>
    </w:p>
  </w:comment>
  <w:comment w:id="533" w:author="Author" w:initials="A">
    <w:p w:rsidR="008B33A2" w:rsidRDefault="008B33A2">
      <w:pPr>
        <w:pStyle w:val="CommentText"/>
      </w:pPr>
      <w:r>
        <w:rPr>
          <w:rStyle w:val="CommentReference"/>
        </w:rPr>
        <w:annotationRef/>
      </w:r>
      <w:r>
        <w:t>Should this source be on the reference list?</w:t>
      </w:r>
    </w:p>
  </w:comment>
  <w:comment w:id="534" w:author="Author" w:initials="A">
    <w:p w:rsidR="000C7A45" w:rsidRDefault="000C7A45">
      <w:pPr>
        <w:pStyle w:val="CommentText"/>
      </w:pPr>
      <w:r>
        <w:rPr>
          <w:rStyle w:val="CommentReference"/>
        </w:rPr>
        <w:annotationRef/>
      </w:r>
      <w:r>
        <w:t xml:space="preserve">I think </w:t>
      </w:r>
      <w:proofErr w:type="gramStart"/>
      <w:r>
        <w:t>it’ s</w:t>
      </w:r>
      <w:proofErr w:type="gramEnd"/>
      <w:r w:rsidR="001E6A83">
        <w:t xml:space="preserve"> </w:t>
      </w:r>
      <w:r>
        <w:t>ok to omit it</w:t>
      </w:r>
    </w:p>
  </w:comment>
  <w:comment w:id="537" w:author="Author" w:initials="A">
    <w:p w:rsidR="008B33A2" w:rsidRDefault="008B33A2">
      <w:pPr>
        <w:pStyle w:val="CommentText"/>
      </w:pPr>
      <w:r>
        <w:rPr>
          <w:rStyle w:val="CommentReference"/>
        </w:rPr>
        <w:annotationRef/>
      </w:r>
      <w:r>
        <w:t>In the footnote, please add the page number where the quotation is found (placement indicated by the highlighted X).</w:t>
      </w:r>
    </w:p>
  </w:comment>
  <w:comment w:id="629" w:author="Author" w:initials="A">
    <w:p w:rsidR="008B33A2" w:rsidRDefault="008B33A2">
      <w:pPr>
        <w:pStyle w:val="CommentText"/>
      </w:pPr>
      <w:r>
        <w:rPr>
          <w:rStyle w:val="CommentReference"/>
        </w:rPr>
        <w:annotationRef/>
      </w:r>
      <w:r>
        <w:t>(1) Since Boxes 3 and 4 (now Box 5.1) are identical, I edited only this one.</w:t>
      </w:r>
    </w:p>
    <w:p w:rsidR="008B33A2" w:rsidRDefault="008B33A2">
      <w:pPr>
        <w:pStyle w:val="CommentText"/>
      </w:pPr>
      <w:r>
        <w:t>(2) In the text, 8</w:t>
      </w:r>
      <w:r w:rsidRPr="00C93524">
        <w:rPr>
          <w:vertAlign w:val="superscript"/>
        </w:rPr>
        <w:t>th</w:t>
      </w:r>
      <w:r>
        <w:t xml:space="preserve"> line from the bottom, it seems the word “not” is missing. I’ve supplied it, but please check the source. If it’s not there but you think it should be, please enclose it in square brackets [].</w:t>
      </w:r>
    </w:p>
    <w:p w:rsidR="008B33A2" w:rsidRDefault="008B33A2">
      <w:pPr>
        <w:pStyle w:val="CommentText"/>
      </w:pPr>
    </w:p>
    <w:p w:rsidR="008B33A2" w:rsidRDefault="008B33A2">
      <w:pPr>
        <w:pStyle w:val="CommentText"/>
      </w:pPr>
      <w:r>
        <w:t>I numbered the figure below and updated the text accordingly. Once the list of figures is updated, this figure number and title will be included.</w:t>
      </w:r>
    </w:p>
  </w:comment>
  <w:comment w:id="677" w:author="Author" w:initials="A">
    <w:p w:rsidR="008B33A2" w:rsidRDefault="008B33A2">
      <w:pPr>
        <w:pStyle w:val="CommentText"/>
      </w:pPr>
      <w:r>
        <w:rPr>
          <w:rStyle w:val="CommentReference"/>
        </w:rPr>
        <w:annotationRef/>
      </w:r>
      <w:r>
        <w:t>In the footnote, please add the page number where the quotation is found (placement indicated by the highlighted X).</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B40" w:rsidRDefault="00C92B40" w:rsidP="0075727E">
      <w:pPr>
        <w:spacing w:after="0" w:line="240" w:lineRule="auto"/>
      </w:pPr>
      <w:r>
        <w:separator/>
      </w:r>
    </w:p>
  </w:endnote>
  <w:endnote w:type="continuationSeparator" w:id="0">
    <w:p w:rsidR="00C92B40" w:rsidRDefault="00C92B40" w:rsidP="00757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A2" w:rsidRDefault="008B33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A2" w:rsidRDefault="008B33A2">
    <w:pPr>
      <w:pStyle w:val="Footer"/>
      <w:jc w:val="right"/>
    </w:pPr>
    <w:r>
      <w:fldChar w:fldCharType="begin"/>
    </w:r>
    <w:r>
      <w:instrText xml:space="preserve"> PAGE   \* MERGEFORMAT </w:instrText>
    </w:r>
    <w:r>
      <w:fldChar w:fldCharType="separate"/>
    </w:r>
    <w:r w:rsidR="00E9501B">
      <w:rPr>
        <w:noProof/>
      </w:rPr>
      <w:t>38</w:t>
    </w:r>
    <w:r>
      <w:fldChar w:fldCharType="end"/>
    </w:r>
  </w:p>
  <w:p w:rsidR="008B33A2" w:rsidRDefault="008B33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A2" w:rsidRDefault="008B33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B40" w:rsidRDefault="00C92B40" w:rsidP="0075727E">
      <w:pPr>
        <w:spacing w:after="0" w:line="240" w:lineRule="auto"/>
      </w:pPr>
      <w:r>
        <w:separator/>
      </w:r>
    </w:p>
  </w:footnote>
  <w:footnote w:type="continuationSeparator" w:id="0">
    <w:p w:rsidR="00C92B40" w:rsidRDefault="00C92B40" w:rsidP="0075727E">
      <w:pPr>
        <w:spacing w:after="0" w:line="240" w:lineRule="auto"/>
      </w:pPr>
      <w:r>
        <w:continuationSeparator/>
      </w:r>
    </w:p>
  </w:footnote>
  <w:footnote w:id="1">
    <w:p w:rsidR="008B33A2" w:rsidRPr="001E6A83" w:rsidRDefault="008B33A2">
      <w:pPr>
        <w:spacing w:line="240" w:lineRule="auto"/>
        <w:jc w:val="both"/>
        <w:rPr>
          <w:rFonts w:ascii="Times New Roman" w:hAnsi="Times New Roman"/>
          <w:sz w:val="18"/>
          <w:szCs w:val="18"/>
        </w:rPr>
      </w:pPr>
      <w:del w:id="2" w:author="Author">
        <w:r w:rsidRPr="001E6A83" w:rsidDel="00E415DD">
          <w:rPr>
            <w:rStyle w:val="FootnoteReference"/>
            <w:rFonts w:ascii="Times New Roman" w:hAnsi="Times New Roman"/>
            <w:sz w:val="18"/>
            <w:szCs w:val="18"/>
          </w:rPr>
          <w:footnoteRef/>
        </w:r>
        <w:r w:rsidRPr="001E6A83" w:rsidDel="00E415DD">
          <w:rPr>
            <w:rFonts w:ascii="Times New Roman" w:hAnsi="Times New Roman"/>
            <w:sz w:val="18"/>
            <w:szCs w:val="18"/>
          </w:rPr>
          <w:delText xml:space="preserve"> * This paper was prepared by IFPRI researchers at the behest of USAID. A draft version of the paper was presented at </w:delText>
        </w:r>
      </w:del>
      <w:ins w:id="3" w:author="Author">
        <w:del w:id="4" w:author="Author">
          <w:r w:rsidRPr="001E6A83" w:rsidDel="00E415DD">
            <w:rPr>
              <w:rFonts w:ascii="Times New Roman" w:hAnsi="Times New Roman"/>
              <w:sz w:val="18"/>
              <w:szCs w:val="18"/>
            </w:rPr>
            <w:delText>t</w:delText>
          </w:r>
        </w:del>
      </w:ins>
      <w:del w:id="5" w:author="Author">
        <w:r w:rsidRPr="001E6A83" w:rsidDel="00E415DD">
          <w:rPr>
            <w:rFonts w:ascii="Times New Roman" w:hAnsi="Times New Roman"/>
            <w:sz w:val="18"/>
            <w:szCs w:val="18"/>
          </w:rPr>
          <w:delText xml:space="preserve">The Expert Consultation on Interventions for Sustainable Livestock Systems in the Horn of Africa, </w:delText>
        </w:r>
      </w:del>
      <w:ins w:id="6" w:author="Author">
        <w:del w:id="7" w:author="Author">
          <w:r w:rsidRPr="001E6A83" w:rsidDel="00E415DD">
            <w:rPr>
              <w:rFonts w:ascii="Times New Roman" w:hAnsi="Times New Roman"/>
              <w:sz w:val="18"/>
              <w:szCs w:val="18"/>
            </w:rPr>
            <w:delText>International Livestock Research Institute (</w:delText>
          </w:r>
        </w:del>
      </w:ins>
      <w:del w:id="8" w:author="Author">
        <w:r w:rsidRPr="001E6A83" w:rsidDel="00E415DD">
          <w:rPr>
            <w:rFonts w:ascii="Times New Roman" w:hAnsi="Times New Roman"/>
            <w:sz w:val="18"/>
            <w:szCs w:val="18"/>
          </w:rPr>
          <w:delText>ILRI</w:delText>
        </w:r>
      </w:del>
      <w:ins w:id="9" w:author="Author">
        <w:del w:id="10" w:author="Author">
          <w:r w:rsidRPr="001E6A83" w:rsidDel="00E415DD">
            <w:rPr>
              <w:rFonts w:ascii="Times New Roman" w:hAnsi="Times New Roman"/>
              <w:sz w:val="18"/>
              <w:szCs w:val="18"/>
            </w:rPr>
            <w:delText>)</w:delText>
          </w:r>
        </w:del>
      </w:ins>
      <w:del w:id="11" w:author="Author">
        <w:r w:rsidRPr="001E6A83" w:rsidDel="00E415DD">
          <w:rPr>
            <w:rFonts w:ascii="Times New Roman" w:hAnsi="Times New Roman"/>
            <w:sz w:val="18"/>
            <w:szCs w:val="18"/>
          </w:rPr>
          <w:delText xml:space="preserve"> Campus, Nairobi, </w:delText>
        </w:r>
      </w:del>
      <w:ins w:id="12" w:author="Author">
        <w:del w:id="13" w:author="Author">
          <w:r w:rsidRPr="001E6A83" w:rsidDel="00E415DD">
            <w:rPr>
              <w:rFonts w:ascii="Times New Roman" w:hAnsi="Times New Roman"/>
              <w:sz w:val="18"/>
              <w:szCs w:val="18"/>
            </w:rPr>
            <w:delText xml:space="preserve">Kenya, </w:delText>
          </w:r>
        </w:del>
      </w:ins>
      <w:del w:id="14" w:author="Author">
        <w:r w:rsidRPr="001E6A83" w:rsidDel="00E415DD">
          <w:rPr>
            <w:rFonts w:ascii="Times New Roman" w:hAnsi="Times New Roman"/>
            <w:sz w:val="18"/>
            <w:szCs w:val="18"/>
          </w:rPr>
          <w:delText xml:space="preserve">September 2–3, 2011, organized by the African Union Interafrican Bureau for Animal Resources (AU-IBAR). The corresponding author is Derek Headey, </w:delText>
        </w:r>
        <w:r w:rsidRPr="001E6A83" w:rsidDel="00E415DD">
          <w:rPr>
            <w:rFonts w:ascii="Times New Roman" w:hAnsi="Times New Roman"/>
            <w:sz w:val="18"/>
            <w:szCs w:val="18"/>
          </w:rPr>
          <w:fldChar w:fldCharType="begin"/>
        </w:r>
        <w:r w:rsidRPr="001E6A83" w:rsidDel="00E415DD">
          <w:rPr>
            <w:rFonts w:ascii="Times New Roman" w:hAnsi="Times New Roman"/>
            <w:sz w:val="18"/>
            <w:szCs w:val="18"/>
          </w:rPr>
          <w:delInstrText>HYPERLINK "mailto:d.headey@cgiar.org"</w:delInstrText>
        </w:r>
        <w:r w:rsidRPr="001E6A83" w:rsidDel="00E415DD">
          <w:rPr>
            <w:rFonts w:ascii="Times New Roman" w:hAnsi="Times New Roman"/>
            <w:sz w:val="18"/>
            <w:szCs w:val="18"/>
          </w:rPr>
          <w:fldChar w:fldCharType="separate"/>
        </w:r>
        <w:r w:rsidRPr="001E6A83" w:rsidDel="00E415DD">
          <w:rPr>
            <w:rStyle w:val="Hyperlink"/>
            <w:rFonts w:ascii="Times New Roman" w:hAnsi="Times New Roman"/>
            <w:sz w:val="18"/>
            <w:szCs w:val="18"/>
          </w:rPr>
          <w:delText>d.headey@cgiar.org</w:delText>
        </w:r>
        <w:r w:rsidRPr="001E6A83" w:rsidDel="00E415DD">
          <w:rPr>
            <w:rFonts w:ascii="Times New Roman" w:hAnsi="Times New Roman"/>
            <w:sz w:val="18"/>
            <w:szCs w:val="18"/>
          </w:rPr>
          <w:fldChar w:fldCharType="end"/>
        </w:r>
      </w:del>
    </w:p>
  </w:footnote>
  <w:footnote w:id="2">
    <w:p w:rsidR="008B33A2" w:rsidRPr="001E6A83" w:rsidRDefault="008B33A2">
      <w:pPr>
        <w:pStyle w:val="FootnoteText"/>
        <w:jc w:val="both"/>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The only real exceptions to this statement are countries either with no agricultural sector to speak of (such as Singapore and Hong Kong) or with hugely abundant mineral deposits (such as Botswana)</w:t>
      </w:r>
      <w:del w:id="49" w:author="Author">
        <w:r w:rsidRPr="001E6A83" w:rsidDel="008673D6">
          <w:rPr>
            <w:rFonts w:ascii="Times New Roman" w:hAnsi="Times New Roman"/>
            <w:sz w:val="18"/>
            <w:szCs w:val="18"/>
          </w:rPr>
          <w:delText>]</w:delText>
        </w:r>
      </w:del>
      <w:r w:rsidRPr="001E6A83">
        <w:rPr>
          <w:rFonts w:ascii="Times New Roman" w:hAnsi="Times New Roman"/>
          <w:sz w:val="18"/>
          <w:szCs w:val="18"/>
        </w:rPr>
        <w:t>.</w:t>
      </w:r>
    </w:p>
  </w:footnote>
  <w:footnote w:id="3">
    <w:p w:rsidR="008B33A2" w:rsidRPr="001E6A83" w:rsidRDefault="008B33A2">
      <w:pPr>
        <w:autoSpaceDE w:val="0"/>
        <w:autoSpaceDN w:val="0"/>
        <w:adjustRightInd w:val="0"/>
        <w:spacing w:after="120" w:line="240" w:lineRule="auto"/>
        <w:jc w:val="both"/>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A number of caveats: First, </w:t>
      </w:r>
      <w:r w:rsidRPr="001E6A83">
        <w:rPr>
          <w:rFonts w:ascii="Times New Roman" w:hAnsi="Times New Roman"/>
          <w:i/>
          <w:sz w:val="18"/>
          <w:szCs w:val="18"/>
        </w:rPr>
        <w:t>number affected</w:t>
      </w:r>
      <w:r w:rsidRPr="001E6A83">
        <w:rPr>
          <w:rFonts w:ascii="Times New Roman" w:hAnsi="Times New Roman"/>
          <w:sz w:val="18"/>
          <w:szCs w:val="18"/>
        </w:rPr>
        <w:t xml:space="preserve"> is a vague term masking potentially enormous variations in the severity of impacts. Second, there may have been poorer recording of droughts in earlier periods, which would bias inferences regarding trends in frequency. Third, we are looking only at droughts. In fact, floods are also a major problem in many pastoralist areas, although these tend to be more localized and less harmful to food security, with the EM-DAT data suggesting that only a few floods have had large-scale effects</w:t>
      </w:r>
      <w:ins w:id="127" w:author="Author">
        <w:r w:rsidRPr="001E6A83">
          <w:rPr>
            <w:rFonts w:ascii="Times New Roman" w:hAnsi="Times New Roman"/>
            <w:sz w:val="18"/>
            <w:szCs w:val="18"/>
          </w:rPr>
          <w:t xml:space="preserve"> (CRED 2011)</w:t>
        </w:r>
      </w:ins>
      <w:r w:rsidRPr="001E6A83">
        <w:rPr>
          <w:rFonts w:ascii="Times New Roman" w:hAnsi="Times New Roman"/>
          <w:sz w:val="18"/>
          <w:szCs w:val="18"/>
        </w:rPr>
        <w:t>. Flooding appears to be a regular occurrence in Somalia, especially, and the EM-DAT data suggest that several floods in Somalia have been large in scale</w:t>
      </w:r>
      <w:ins w:id="128" w:author="Author">
        <w:r w:rsidRPr="001E6A83">
          <w:rPr>
            <w:rFonts w:ascii="Times New Roman" w:hAnsi="Times New Roman"/>
            <w:sz w:val="18"/>
            <w:szCs w:val="18"/>
          </w:rPr>
          <w:t xml:space="preserve"> (CRED 2011)</w:t>
        </w:r>
      </w:ins>
      <w:r w:rsidRPr="001E6A83">
        <w:rPr>
          <w:rFonts w:ascii="Times New Roman" w:hAnsi="Times New Roman"/>
          <w:sz w:val="18"/>
          <w:szCs w:val="18"/>
        </w:rPr>
        <w:t>. Floods in 1997, 2000, and 2006 affected hundreds of thousands of people in each occurrence.</w:t>
      </w:r>
    </w:p>
  </w:footnote>
  <w:footnote w:id="4">
    <w:p w:rsidR="008B33A2" w:rsidRPr="001E6A83" w:rsidRDefault="008B33A2">
      <w:pPr>
        <w:pStyle w:val="FootnoteText"/>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Of course, there may be obvious biases in self-reported data. One World Bank colleague remarked that central governments may distrust self-reported livestock mortality data because </w:t>
      </w:r>
      <w:del w:id="163" w:author="Author">
        <w:r w:rsidRPr="001E6A83" w:rsidDel="007F420C">
          <w:rPr>
            <w:rFonts w:ascii="Times New Roman" w:hAnsi="Times New Roman"/>
            <w:sz w:val="18"/>
            <w:szCs w:val="18"/>
          </w:rPr>
          <w:delText xml:space="preserve">they </w:delText>
        </w:r>
      </w:del>
      <w:r w:rsidRPr="001E6A83">
        <w:rPr>
          <w:rFonts w:ascii="Times New Roman" w:hAnsi="Times New Roman"/>
          <w:sz w:val="18"/>
          <w:szCs w:val="18"/>
        </w:rPr>
        <w:t>pastoralists overstate livestock mortality in order to get more emergency support. Davies and Bennett (2007) also discussed the problems with asking pastoralists direct questions about herd size and trends. Even so, declining herd sizes would be consistent with rapid population growth and fixed or shrinking grazing lands, as well as more frequent drought. Thus while there is a lack of knowledge on the true extent of the decline, there appears to be broad agreement that herd sizes have indeed declined significantly.</w:t>
      </w:r>
    </w:p>
  </w:footnote>
  <w:footnote w:id="5">
    <w:p w:rsidR="008B33A2" w:rsidRPr="001E6A83" w:rsidRDefault="008B33A2">
      <w:pPr>
        <w:pStyle w:val="FootnoteText"/>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Th</w:t>
      </w:r>
      <w:del w:id="350" w:author="Author">
        <w:r w:rsidRPr="001E6A83" w:rsidDel="00AA78D0">
          <w:rPr>
            <w:rFonts w:ascii="Times New Roman" w:hAnsi="Times New Roman"/>
            <w:sz w:val="18"/>
            <w:szCs w:val="18"/>
          </w:rPr>
          <w:delText>is is based on</w:delText>
        </w:r>
      </w:del>
      <w:proofErr w:type="gramStart"/>
      <w:ins w:id="351" w:author="Author">
        <w:r w:rsidRPr="001E6A83">
          <w:rPr>
            <w:rFonts w:ascii="Times New Roman" w:hAnsi="Times New Roman"/>
            <w:sz w:val="18"/>
            <w:szCs w:val="18"/>
          </w:rPr>
          <w:t>ese</w:t>
        </w:r>
        <w:proofErr w:type="gramEnd"/>
        <w:r w:rsidRPr="001E6A83">
          <w:rPr>
            <w:rFonts w:ascii="Times New Roman" w:hAnsi="Times New Roman"/>
            <w:sz w:val="18"/>
            <w:szCs w:val="18"/>
          </w:rPr>
          <w:t xml:space="preserve"> anecdotal reports are from</w:t>
        </w:r>
      </w:ins>
      <w:r w:rsidRPr="001E6A83">
        <w:rPr>
          <w:rFonts w:ascii="Times New Roman" w:hAnsi="Times New Roman"/>
          <w:sz w:val="18"/>
          <w:szCs w:val="18"/>
        </w:rPr>
        <w:t xml:space="preserve"> personal communications with several researchers in the region. One researcher also commented that there is </w:t>
      </w:r>
      <w:del w:id="352" w:author="Author">
        <w:r w:rsidRPr="001E6A83" w:rsidDel="00AA78D0">
          <w:rPr>
            <w:rFonts w:ascii="Times New Roman" w:hAnsi="Times New Roman"/>
            <w:sz w:val="18"/>
            <w:szCs w:val="18"/>
          </w:rPr>
          <w:delText xml:space="preserve">also </w:delText>
        </w:r>
      </w:del>
      <w:r w:rsidRPr="001E6A83">
        <w:rPr>
          <w:rFonts w:ascii="Times New Roman" w:hAnsi="Times New Roman"/>
          <w:sz w:val="18"/>
          <w:szCs w:val="18"/>
        </w:rPr>
        <w:t>little or no emphasis on opportunities for linking irrigation to livestock through fodder production. In some cases, some amount of fodder production may make economic sense given the region’s comparative advantage in livestock production.</w:t>
      </w:r>
    </w:p>
  </w:footnote>
  <w:footnote w:id="6">
    <w:p w:rsidR="008B33A2" w:rsidRPr="001E6A83" w:rsidRDefault="008B33A2" w:rsidP="00487F99">
      <w:pPr>
        <w:spacing w:after="120" w:line="240" w:lineRule="auto"/>
        <w:jc w:val="both"/>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Without more urban job opportunities, urbanization can simply lead to new types of poverty. In the Afar region of Ethiopia, for example, the crisis of pastoralism has forced many people to settle in or around small towns, with anecdotal evidence of recent increases in theft and prostitution (</w:t>
      </w:r>
      <w:proofErr w:type="spellStart"/>
      <w:r w:rsidRPr="001E6A83">
        <w:rPr>
          <w:rFonts w:ascii="Times New Roman" w:hAnsi="Times New Roman"/>
          <w:sz w:val="18"/>
          <w:szCs w:val="18"/>
        </w:rPr>
        <w:t>Flintan</w:t>
      </w:r>
      <w:proofErr w:type="spellEnd"/>
      <w:r w:rsidRPr="001E6A83">
        <w:rPr>
          <w:rFonts w:ascii="Times New Roman" w:hAnsi="Times New Roman"/>
          <w:sz w:val="18"/>
          <w:szCs w:val="18"/>
        </w:rPr>
        <w:t xml:space="preserve"> 2011).</w:t>
      </w:r>
    </w:p>
  </w:footnote>
  <w:footnote w:id="7">
    <w:p w:rsidR="008B33A2" w:rsidRPr="001E6A83" w:rsidRDefault="008B33A2" w:rsidP="005F7A03">
      <w:pPr>
        <w:pStyle w:val="FootnoteText"/>
        <w:jc w:val="both"/>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It is likely that privatization of land eventually </w:t>
      </w:r>
      <w:ins w:id="527" w:author="Author">
        <w:r w:rsidRPr="001E6A83">
          <w:rPr>
            <w:rFonts w:ascii="Times New Roman" w:hAnsi="Times New Roman"/>
            <w:sz w:val="18"/>
            <w:szCs w:val="18"/>
          </w:rPr>
          <w:t xml:space="preserve">will </w:t>
        </w:r>
      </w:ins>
      <w:r w:rsidRPr="001E6A83">
        <w:rPr>
          <w:rFonts w:ascii="Times New Roman" w:hAnsi="Times New Roman"/>
          <w:sz w:val="18"/>
          <w:szCs w:val="18"/>
        </w:rPr>
        <w:t xml:space="preserve">happen—but this process can probably be left until much later for several reasons. First, as was noted in the previous section, it is not obvious that there is a tragedy of the commons </w:t>
      </w:r>
      <w:del w:id="528" w:author="Author">
        <w:r w:rsidRPr="001E6A83" w:rsidDel="00830B25">
          <w:rPr>
            <w:rFonts w:ascii="Times New Roman" w:hAnsi="Times New Roman"/>
            <w:sz w:val="18"/>
            <w:szCs w:val="18"/>
          </w:rPr>
          <w:delText xml:space="preserve">problem </w:delText>
        </w:r>
      </w:del>
      <w:r w:rsidRPr="001E6A83">
        <w:rPr>
          <w:rFonts w:ascii="Times New Roman" w:hAnsi="Times New Roman"/>
          <w:sz w:val="18"/>
          <w:szCs w:val="18"/>
        </w:rPr>
        <w:t xml:space="preserve">in pastoralist areas. Second, if some pastoralists can be pulled out of pastoralism, this could relieve land and water constraints. Third, premature privatization of land would be politically very contentious in pastoralist areas because of the poor track record of </w:t>
      </w:r>
      <w:del w:id="529" w:author="Author">
        <w:r w:rsidRPr="001E6A83" w:rsidDel="00C93524">
          <w:rPr>
            <w:rFonts w:ascii="Times New Roman" w:hAnsi="Times New Roman"/>
            <w:sz w:val="18"/>
            <w:szCs w:val="18"/>
          </w:rPr>
          <w:delText xml:space="preserve">privatization </w:delText>
        </w:r>
      </w:del>
      <w:ins w:id="530" w:author="Author">
        <w:r w:rsidRPr="001E6A83">
          <w:rPr>
            <w:rFonts w:ascii="Times New Roman" w:hAnsi="Times New Roman"/>
            <w:sz w:val="18"/>
            <w:szCs w:val="18"/>
          </w:rPr>
          <w:t xml:space="preserve">such </w:t>
        </w:r>
      </w:ins>
      <w:r w:rsidRPr="001E6A83">
        <w:rPr>
          <w:rFonts w:ascii="Times New Roman" w:hAnsi="Times New Roman"/>
          <w:sz w:val="18"/>
          <w:szCs w:val="18"/>
        </w:rPr>
        <w:t>efforts.</w:t>
      </w:r>
    </w:p>
  </w:footnote>
  <w:footnote w:id="8">
    <w:p w:rsidR="008B33A2" w:rsidRPr="001E6A83" w:rsidRDefault="008B33A2" w:rsidP="00584807">
      <w:pPr>
        <w:spacing w:after="120" w:line="240" w:lineRule="auto"/>
        <w:jc w:val="both"/>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Perhaps Little et al </w:t>
      </w:r>
      <w:del w:id="538" w:author="Author">
        <w:r w:rsidRPr="001E6A83" w:rsidDel="00830B25">
          <w:rPr>
            <w:rFonts w:ascii="Times New Roman" w:hAnsi="Times New Roman"/>
            <w:sz w:val="18"/>
            <w:szCs w:val="18"/>
          </w:rPr>
          <w:delText>(2010b)</w:delText>
        </w:r>
      </w:del>
      <w:r w:rsidRPr="001E6A83">
        <w:rPr>
          <w:rFonts w:ascii="Times New Roman" w:hAnsi="Times New Roman"/>
          <w:sz w:val="18"/>
          <w:szCs w:val="18"/>
        </w:rPr>
        <w:t xml:space="preserve"> best summarized two alternative pictures of pastoralist development:</w:t>
      </w:r>
    </w:p>
    <w:p w:rsidR="008B33A2" w:rsidRPr="001E6A83" w:rsidDel="00BF7A8D" w:rsidRDefault="008B33A2" w:rsidP="00584807">
      <w:pPr>
        <w:spacing w:after="120" w:line="240" w:lineRule="auto"/>
        <w:ind w:left="720"/>
        <w:jc w:val="both"/>
        <w:rPr>
          <w:del w:id="539" w:author="Author"/>
          <w:rFonts w:ascii="Times New Roman" w:hAnsi="Times New Roman"/>
          <w:sz w:val="18"/>
          <w:szCs w:val="18"/>
        </w:rPr>
      </w:pPr>
      <w:r w:rsidRPr="001E6A83">
        <w:rPr>
          <w:rFonts w:ascii="Times New Roman" w:hAnsi="Times New Roman"/>
          <w:sz w:val="18"/>
          <w:szCs w:val="18"/>
        </w:rPr>
        <w:t xml:space="preserve">A hopeful and positive scenario for 2025 is one where mobile pastoralism and agro-pastoralism still produce valuable foods and products for a growing urban population and a vibrant trading sector. Incomes in cities and domestic markets have grown along with the demand for animal products, including value-added products like pasteurized milk and butter, UHT (ultra-heat treated) milk, and processed and packaged meats.… A second and not so </w:t>
      </w:r>
      <w:proofErr w:type="spellStart"/>
      <w:r w:rsidRPr="001E6A83">
        <w:rPr>
          <w:rFonts w:ascii="Times New Roman" w:hAnsi="Times New Roman"/>
          <w:sz w:val="18"/>
          <w:szCs w:val="18"/>
        </w:rPr>
        <w:t>favourable</w:t>
      </w:r>
      <w:proofErr w:type="spellEnd"/>
      <w:r w:rsidRPr="001E6A83">
        <w:rPr>
          <w:rFonts w:ascii="Times New Roman" w:hAnsi="Times New Roman"/>
          <w:sz w:val="18"/>
          <w:szCs w:val="18"/>
        </w:rPr>
        <w:t xml:space="preserve"> scenario for 2025 is one where land and resource rights of pastoral communities are not protected, mobile pastoralism is restricted through the appropriation of key pastoral resources, and important migratory routes for non-pastoral uses (for example, large-scale irrigation), and market opportunities are restricted to heavily-subsidized overseas trade channels.</w:t>
      </w:r>
      <w:ins w:id="540" w:author="Author">
        <w:r w:rsidRPr="001E6A83">
          <w:rPr>
            <w:rFonts w:ascii="Times New Roman" w:hAnsi="Times New Roman"/>
            <w:sz w:val="18"/>
            <w:szCs w:val="18"/>
          </w:rPr>
          <w:t xml:space="preserve"> (2010a, </w:t>
        </w:r>
      </w:ins>
      <w:r w:rsidR="000C7A45" w:rsidRPr="001E6A83">
        <w:rPr>
          <w:rFonts w:ascii="Times New Roman" w:hAnsi="Times New Roman"/>
          <w:sz w:val="18"/>
          <w:szCs w:val="18"/>
        </w:rPr>
        <w:t>pp. 27-28</w:t>
      </w:r>
      <w:ins w:id="541" w:author="Author">
        <w:r w:rsidRPr="001E6A83">
          <w:rPr>
            <w:rFonts w:ascii="Times New Roman" w:hAnsi="Times New Roman"/>
            <w:sz w:val="18"/>
            <w:szCs w:val="18"/>
          </w:rPr>
          <w:t>)</w:t>
        </w:r>
      </w:ins>
    </w:p>
    <w:p w:rsidR="008B33A2" w:rsidRPr="001E6A83" w:rsidRDefault="008B33A2" w:rsidP="008F2C8C">
      <w:pPr>
        <w:spacing w:after="120" w:line="240" w:lineRule="auto"/>
        <w:ind w:left="720"/>
        <w:jc w:val="both"/>
        <w:rPr>
          <w:rFonts w:ascii="Times New Roman" w:hAnsi="Times New Roman"/>
          <w:sz w:val="18"/>
          <w:szCs w:val="18"/>
        </w:rPr>
      </w:pPr>
    </w:p>
  </w:footnote>
  <w:footnote w:id="9">
    <w:p w:rsidR="008B33A2" w:rsidRPr="001E6A83" w:rsidRDefault="008B33A2">
      <w:pPr>
        <w:pStyle w:val="FootnoteText"/>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The benefit–cost ratio was based on the estimated destocking of 20,000 cattle in the </w:t>
      </w:r>
      <w:proofErr w:type="spellStart"/>
      <w:r w:rsidRPr="001E6A83">
        <w:rPr>
          <w:rFonts w:ascii="Times New Roman" w:hAnsi="Times New Roman"/>
          <w:sz w:val="18"/>
          <w:szCs w:val="18"/>
        </w:rPr>
        <w:t>Borena</w:t>
      </w:r>
      <w:proofErr w:type="spellEnd"/>
      <w:r w:rsidRPr="001E6A83">
        <w:rPr>
          <w:rFonts w:ascii="Times New Roman" w:hAnsi="Times New Roman"/>
          <w:sz w:val="18"/>
          <w:szCs w:val="18"/>
        </w:rPr>
        <w:t xml:space="preserve"> zone of Ethiopia. However, it is not clear that 20,000 is an accurate figure because the original figure cited was </w:t>
      </w:r>
      <w:del w:id="559" w:author="Author">
        <w:r w:rsidRPr="001E6A83" w:rsidDel="00BF7A8D">
          <w:rPr>
            <w:rFonts w:ascii="Times New Roman" w:hAnsi="Times New Roman"/>
            <w:sz w:val="18"/>
            <w:szCs w:val="18"/>
          </w:rPr>
          <w:delText>just over</w:delText>
        </w:r>
      </w:del>
      <w:ins w:id="560" w:author="Author">
        <w:r w:rsidRPr="001E6A83">
          <w:rPr>
            <w:rFonts w:ascii="Times New Roman" w:hAnsi="Times New Roman"/>
            <w:sz w:val="18"/>
            <w:szCs w:val="18"/>
          </w:rPr>
          <w:t>a little more than</w:t>
        </w:r>
      </w:ins>
      <w:r w:rsidRPr="001E6A83">
        <w:rPr>
          <w:rFonts w:ascii="Times New Roman" w:hAnsi="Times New Roman"/>
          <w:sz w:val="18"/>
          <w:szCs w:val="18"/>
        </w:rPr>
        <w:t xml:space="preserve"> 6,200. The 20,000 estimate was based on estimates produced later on by the two traders in question and supplementary estimates by other traders who were encouraged to engage in destocking in that region. Because of reporting biases, it may be that 20,000 </w:t>
      </w:r>
      <w:proofErr w:type="gramStart"/>
      <w:r w:rsidRPr="001E6A83">
        <w:rPr>
          <w:rFonts w:ascii="Times New Roman" w:hAnsi="Times New Roman"/>
          <w:sz w:val="18"/>
          <w:szCs w:val="18"/>
        </w:rPr>
        <w:t>represents</w:t>
      </w:r>
      <w:proofErr w:type="gramEnd"/>
      <w:r w:rsidRPr="001E6A83">
        <w:rPr>
          <w:rFonts w:ascii="Times New Roman" w:hAnsi="Times New Roman"/>
          <w:sz w:val="18"/>
          <w:szCs w:val="18"/>
        </w:rPr>
        <w:t xml:space="preserve"> an upper-bound estimate. Moreover, the intervention benefited from very favorable export circumstances to Egypt and good management (including strong technical advice). Hence there is an external validity issue as to whether such an intervention could be replicated </w:t>
      </w:r>
      <w:del w:id="561" w:author="Author">
        <w:r w:rsidRPr="001E6A83" w:rsidDel="00BF7A8D">
          <w:rPr>
            <w:rFonts w:ascii="Times New Roman" w:hAnsi="Times New Roman"/>
            <w:sz w:val="18"/>
            <w:szCs w:val="18"/>
          </w:rPr>
          <w:delText xml:space="preserve">again </w:delText>
        </w:r>
      </w:del>
      <w:r w:rsidRPr="001E6A83">
        <w:rPr>
          <w:rFonts w:ascii="Times New Roman" w:hAnsi="Times New Roman"/>
          <w:sz w:val="18"/>
          <w:szCs w:val="18"/>
        </w:rPr>
        <w:t xml:space="preserve">in more normal circumstances. </w:t>
      </w:r>
    </w:p>
  </w:footnote>
  <w:footnote w:id="10">
    <w:p w:rsidR="001E6A83" w:rsidRPr="001E6A83" w:rsidRDefault="001E6A83">
      <w:pPr>
        <w:pStyle w:val="FootnoteText"/>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w:t>
      </w:r>
      <w:proofErr w:type="gramStart"/>
      <w:r w:rsidRPr="001E6A83">
        <w:rPr>
          <w:rFonts w:ascii="Times New Roman" w:hAnsi="Times New Roman"/>
          <w:sz w:val="18"/>
          <w:szCs w:val="18"/>
        </w:rPr>
        <w:t>Personal communications with Professor Peter Little of Emory College, and John Graham of USAID Ethiopia.</w:t>
      </w:r>
      <w:proofErr w:type="gramEnd"/>
    </w:p>
  </w:footnote>
  <w:footnote w:id="11">
    <w:p w:rsidR="008B33A2" w:rsidRPr="001E6A83" w:rsidRDefault="008B33A2">
      <w:pPr>
        <w:pStyle w:val="FootnoteText"/>
        <w:jc w:val="both"/>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Weather insurance tends to have low uptake rates. Moreover, in pastoralist areas there are three additional problems. First, drought is a covariate risk, even if there are idiosyncratic vulnerabilities at the household level. This makes insurance in pastoralist areas unattractive for financial institutions. Second, mobility and low population density make selling the product more difficult. Third, it is not clear how insurance will affect herd accumulation in the long run. If pastoralists know that they will be compensated for animal losses, then they may devote fewer resources to preventing herd losses (that is, </w:t>
      </w:r>
      <w:ins w:id="576" w:author="Author">
        <w:r w:rsidRPr="001E6A83">
          <w:rPr>
            <w:rFonts w:ascii="Times New Roman" w:hAnsi="Times New Roman"/>
            <w:sz w:val="18"/>
            <w:szCs w:val="18"/>
          </w:rPr>
          <w:t xml:space="preserve">they may </w:t>
        </w:r>
      </w:ins>
      <w:r w:rsidRPr="001E6A83">
        <w:rPr>
          <w:rFonts w:ascii="Times New Roman" w:hAnsi="Times New Roman"/>
          <w:sz w:val="18"/>
          <w:szCs w:val="18"/>
        </w:rPr>
        <w:t>decrease</w:t>
      </w:r>
      <w:del w:id="577" w:author="Author">
        <w:r w:rsidRPr="001E6A83" w:rsidDel="002F244A">
          <w:rPr>
            <w:rFonts w:ascii="Times New Roman" w:hAnsi="Times New Roman"/>
            <w:sz w:val="18"/>
            <w:szCs w:val="18"/>
          </w:rPr>
          <w:delText>d</w:delText>
        </w:r>
      </w:del>
      <w:ins w:id="578" w:author="Author">
        <w:r w:rsidRPr="001E6A83">
          <w:rPr>
            <w:rFonts w:ascii="Times New Roman" w:hAnsi="Times New Roman"/>
            <w:sz w:val="18"/>
            <w:szCs w:val="18"/>
          </w:rPr>
          <w:t xml:space="preserve"> their</w:t>
        </w:r>
      </w:ins>
      <w:r w:rsidRPr="001E6A83">
        <w:rPr>
          <w:rFonts w:ascii="Times New Roman" w:hAnsi="Times New Roman"/>
          <w:sz w:val="18"/>
          <w:szCs w:val="18"/>
        </w:rPr>
        <w:t xml:space="preserve"> mobility).</w:t>
      </w:r>
    </w:p>
  </w:footnote>
  <w:footnote w:id="12">
    <w:p w:rsidR="008B33A2" w:rsidRPr="001E6A83" w:rsidRDefault="008B33A2" w:rsidP="00781669">
      <w:pPr>
        <w:pStyle w:val="FootnoteText"/>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Note the parallel with human fertility: It has long been shown that poor people facing high infant mortality risks have more children so as to ensure that a sufficient number eventually survive.</w:t>
      </w:r>
    </w:p>
  </w:footnote>
  <w:footnote w:id="13">
    <w:p w:rsidR="008B33A2" w:rsidRPr="001E6A83" w:rsidRDefault="008B33A2" w:rsidP="00781669">
      <w:pPr>
        <w:pStyle w:val="FootnoteText"/>
        <w:rPr>
          <w:rFonts w:ascii="Times New Roman" w:hAnsi="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One program in Afar—carried out by the Afar Pastoral Development Association</w:t>
      </w:r>
      <w:del w:id="579" w:author="Author">
        <w:r w:rsidRPr="001E6A83" w:rsidDel="002F244A">
          <w:rPr>
            <w:rFonts w:ascii="Times New Roman" w:hAnsi="Times New Roman"/>
            <w:sz w:val="18"/>
            <w:szCs w:val="18"/>
          </w:rPr>
          <w:delText xml:space="preserve"> (APDA)</w:delText>
        </w:r>
        <w:r w:rsidRPr="001E6A83" w:rsidDel="00520EFF">
          <w:rPr>
            <w:rFonts w:ascii="Times New Roman" w:hAnsi="Times New Roman"/>
            <w:sz w:val="18"/>
            <w:szCs w:val="18"/>
          </w:rPr>
          <w:delText xml:space="preserve"> - </w:delText>
        </w:r>
      </w:del>
      <w:r w:rsidRPr="001E6A83">
        <w:rPr>
          <w:rFonts w:ascii="Times New Roman" w:hAnsi="Times New Roman"/>
          <w:sz w:val="18"/>
          <w:szCs w:val="18"/>
        </w:rPr>
        <w:t xml:space="preserve">—undertook a supplementary feeding </w:t>
      </w:r>
      <w:r w:rsidRPr="001E6A83">
        <w:rPr>
          <w:rFonts w:ascii="Times New Roman" w:hAnsi="Times New Roman"/>
          <w:sz w:val="18"/>
          <w:szCs w:val="18"/>
          <w:lang w:val="en-GB"/>
        </w:rPr>
        <w:t>program</w:t>
      </w:r>
      <w:r w:rsidRPr="001E6A83">
        <w:rPr>
          <w:rFonts w:ascii="Times New Roman" w:hAnsi="Times New Roman"/>
          <w:sz w:val="18"/>
          <w:szCs w:val="18"/>
        </w:rPr>
        <w:t xml:space="preserve"> for livestock (</w:t>
      </w:r>
      <w:proofErr w:type="spellStart"/>
      <w:r w:rsidRPr="001E6A83">
        <w:rPr>
          <w:rFonts w:ascii="Times New Roman" w:hAnsi="Times New Roman"/>
          <w:sz w:val="18"/>
          <w:szCs w:val="18"/>
        </w:rPr>
        <w:t>Pantuliano</w:t>
      </w:r>
      <w:proofErr w:type="spellEnd"/>
      <w:r w:rsidRPr="001E6A83">
        <w:rPr>
          <w:rFonts w:ascii="Times New Roman" w:hAnsi="Times New Roman"/>
          <w:sz w:val="18"/>
          <w:szCs w:val="18"/>
        </w:rPr>
        <w:t xml:space="preserve"> and </w:t>
      </w:r>
      <w:proofErr w:type="spellStart"/>
      <w:r w:rsidRPr="001E6A83">
        <w:rPr>
          <w:rFonts w:ascii="Times New Roman" w:hAnsi="Times New Roman"/>
          <w:sz w:val="18"/>
          <w:szCs w:val="18"/>
        </w:rPr>
        <w:t>Wekesa</w:t>
      </w:r>
      <w:proofErr w:type="spellEnd"/>
      <w:r w:rsidRPr="001E6A83">
        <w:rPr>
          <w:rFonts w:ascii="Times New Roman" w:hAnsi="Times New Roman"/>
          <w:sz w:val="18"/>
          <w:szCs w:val="18"/>
        </w:rPr>
        <w:t xml:space="preserve"> 2008). The program showed that keeping livestock alive during drought was much cheaper than restocking after death. The program also allowed families to increase the milk supply of animals, which provided a critical source of nutrition for young children.</w:t>
      </w:r>
    </w:p>
  </w:footnote>
  <w:footnote w:id="14">
    <w:p w:rsidR="008B33A2" w:rsidRPr="001E6A83" w:rsidRDefault="008B33A2">
      <w:pPr>
        <w:pStyle w:val="FootnoteText"/>
        <w:rPr>
          <w:rFonts w:ascii="Times New Roman" w:hAnsi="Times New Roman"/>
          <w:sz w:val="18"/>
          <w:szCs w:val="18"/>
        </w:rPr>
      </w:pPr>
      <w:ins w:id="608" w:author="Author">
        <w:r w:rsidRPr="001E6A83">
          <w:rPr>
            <w:rStyle w:val="FootnoteReference"/>
            <w:rFonts w:ascii="Times New Roman" w:hAnsi="Times New Roman"/>
            <w:sz w:val="18"/>
            <w:szCs w:val="18"/>
          </w:rPr>
          <w:footnoteRef/>
        </w:r>
        <w:r w:rsidRPr="001E6A83">
          <w:rPr>
            <w:rFonts w:ascii="Times New Roman" w:hAnsi="Times New Roman"/>
            <w:sz w:val="18"/>
            <w:szCs w:val="18"/>
          </w:rPr>
          <w:t xml:space="preserve"> All dollar amounts are in US dollars.</w:t>
        </w:r>
      </w:ins>
    </w:p>
  </w:footnote>
  <w:footnote w:id="15">
    <w:p w:rsidR="008B33A2" w:rsidRPr="001E6A83" w:rsidRDefault="008B33A2" w:rsidP="00DD6F13">
      <w:pPr>
        <w:pStyle w:val="ListParagraph"/>
        <w:spacing w:after="120"/>
        <w:ind w:left="0"/>
        <w:jc w:val="both"/>
        <w:rPr>
          <w:rFonts w:ascii="Times New Roman" w:hAnsi="Times New Roman" w:cs="Times New Roman"/>
          <w:sz w:val="18"/>
          <w:szCs w:val="18"/>
        </w:rPr>
      </w:pPr>
      <w:r w:rsidRPr="001E6A83">
        <w:rPr>
          <w:rStyle w:val="FootnoteReference"/>
          <w:rFonts w:ascii="Times New Roman" w:hAnsi="Times New Roman"/>
          <w:sz w:val="18"/>
          <w:szCs w:val="18"/>
        </w:rPr>
        <w:footnoteRef/>
      </w:r>
      <w:r w:rsidRPr="001E6A83">
        <w:rPr>
          <w:rFonts w:ascii="Times New Roman" w:hAnsi="Times New Roman" w:cs="Times New Roman"/>
          <w:sz w:val="18"/>
          <w:szCs w:val="18"/>
        </w:rPr>
        <w:t xml:space="preserve"> For example, a major report on pastoralist policies in Ethiopia emphasized that weak evidence from the region was a cause of the neglect of pastoralism by Ethiopian policymakers</w:t>
      </w:r>
      <w:del w:id="678" w:author="Author">
        <w:r w:rsidRPr="001E6A83" w:rsidDel="002855E7">
          <w:rPr>
            <w:rFonts w:ascii="Times New Roman" w:hAnsi="Times New Roman" w:cs="Times New Roman"/>
            <w:sz w:val="18"/>
            <w:szCs w:val="18"/>
          </w:rPr>
          <w:delText xml:space="preserve"> (Little et al. 2010a)</w:delText>
        </w:r>
      </w:del>
      <w:r w:rsidRPr="001E6A83">
        <w:rPr>
          <w:rFonts w:ascii="Times New Roman" w:hAnsi="Times New Roman" w:cs="Times New Roman"/>
          <w:sz w:val="18"/>
          <w:szCs w:val="18"/>
        </w:rPr>
        <w:t>:</w:t>
      </w:r>
    </w:p>
    <w:p w:rsidR="008B33A2" w:rsidRPr="001E6A83" w:rsidRDefault="008B33A2" w:rsidP="00DD6F13">
      <w:pPr>
        <w:pStyle w:val="ListParagraph"/>
        <w:spacing w:after="120"/>
        <w:jc w:val="both"/>
        <w:rPr>
          <w:rFonts w:ascii="Times New Roman" w:hAnsi="Times New Roman" w:cs="Times New Roman"/>
          <w:sz w:val="18"/>
          <w:szCs w:val="18"/>
        </w:rPr>
      </w:pPr>
      <w:r w:rsidRPr="001E6A83">
        <w:rPr>
          <w:rFonts w:ascii="Times New Roman" w:hAnsi="Times New Roman" w:cs="Times New Roman"/>
          <w:sz w:val="18"/>
          <w:szCs w:val="18"/>
        </w:rPr>
        <w:t xml:space="preserve">Aside from fostering practical work on drought cycle management and commercial de-stocking in droughts, the new thinking in rangeland ecology [has] had little effect [on policy]. Donor-funded projects … reinforced this trend by emphasizing pastoral rights, voice, advocacy, and political mobilization. Because the scientific basis for these projects was often unclear or unstated, senior Ethiopian administrators could dismiss this work for a lack of rigorous data and documentation. </w:t>
      </w:r>
      <w:ins w:id="679" w:author="Author">
        <w:r w:rsidRPr="001E6A83">
          <w:rPr>
            <w:rFonts w:ascii="Times New Roman" w:hAnsi="Times New Roman" w:cs="Times New Roman"/>
            <w:sz w:val="18"/>
            <w:szCs w:val="18"/>
          </w:rPr>
          <w:t xml:space="preserve">(Little et al. 2010c, </w:t>
        </w:r>
      </w:ins>
      <w:r w:rsidR="0094091E" w:rsidRPr="001E6A83">
        <w:rPr>
          <w:rFonts w:ascii="Times New Roman" w:hAnsi="Times New Roman" w:cs="Times New Roman"/>
          <w:sz w:val="18"/>
          <w:szCs w:val="18"/>
        </w:rPr>
        <w:t>p. 22</w:t>
      </w:r>
      <w:ins w:id="680" w:author="Author">
        <w:r w:rsidRPr="001E6A83">
          <w:rPr>
            <w:rFonts w:ascii="Times New Roman" w:hAnsi="Times New Roman" w:cs="Times New Roman"/>
            <w:sz w:val="18"/>
            <w:szCs w:val="18"/>
          </w:rPr>
          <w:t>)</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A2" w:rsidRDefault="008B33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A2" w:rsidRDefault="008B33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3A2" w:rsidRDefault="008B33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B6E5CC4"/>
    <w:lvl w:ilvl="0">
      <w:start w:val="1"/>
      <w:numFmt w:val="decimal"/>
      <w:lvlText w:val="%1."/>
      <w:lvlJc w:val="left"/>
      <w:pPr>
        <w:tabs>
          <w:tab w:val="num" w:pos="1800"/>
        </w:tabs>
        <w:ind w:left="1800" w:hanging="360"/>
      </w:pPr>
    </w:lvl>
  </w:abstractNum>
  <w:abstractNum w:abstractNumId="1">
    <w:nsid w:val="FFFFFF7D"/>
    <w:multiLevelType w:val="singleLevel"/>
    <w:tmpl w:val="FCA6203E"/>
    <w:lvl w:ilvl="0">
      <w:start w:val="1"/>
      <w:numFmt w:val="decimal"/>
      <w:lvlText w:val="%1."/>
      <w:lvlJc w:val="left"/>
      <w:pPr>
        <w:tabs>
          <w:tab w:val="num" w:pos="1440"/>
        </w:tabs>
        <w:ind w:left="1440" w:hanging="360"/>
      </w:pPr>
    </w:lvl>
  </w:abstractNum>
  <w:abstractNum w:abstractNumId="2">
    <w:nsid w:val="FFFFFF7E"/>
    <w:multiLevelType w:val="singleLevel"/>
    <w:tmpl w:val="A4D6259A"/>
    <w:lvl w:ilvl="0">
      <w:start w:val="1"/>
      <w:numFmt w:val="decimal"/>
      <w:lvlText w:val="%1."/>
      <w:lvlJc w:val="left"/>
      <w:pPr>
        <w:tabs>
          <w:tab w:val="num" w:pos="1080"/>
        </w:tabs>
        <w:ind w:left="1080" w:hanging="360"/>
      </w:pPr>
    </w:lvl>
  </w:abstractNum>
  <w:abstractNum w:abstractNumId="3">
    <w:nsid w:val="FFFFFF7F"/>
    <w:multiLevelType w:val="singleLevel"/>
    <w:tmpl w:val="45F893A4"/>
    <w:lvl w:ilvl="0">
      <w:start w:val="1"/>
      <w:numFmt w:val="decimal"/>
      <w:lvlText w:val="%1."/>
      <w:lvlJc w:val="left"/>
      <w:pPr>
        <w:tabs>
          <w:tab w:val="num" w:pos="720"/>
        </w:tabs>
        <w:ind w:left="720" w:hanging="360"/>
      </w:pPr>
    </w:lvl>
  </w:abstractNum>
  <w:abstractNum w:abstractNumId="4">
    <w:nsid w:val="FFFFFF80"/>
    <w:multiLevelType w:val="singleLevel"/>
    <w:tmpl w:val="7E0C148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5DA8CB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85A440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9FAD9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FD0C766"/>
    <w:lvl w:ilvl="0">
      <w:start w:val="1"/>
      <w:numFmt w:val="decimal"/>
      <w:lvlText w:val="%1."/>
      <w:lvlJc w:val="left"/>
      <w:pPr>
        <w:tabs>
          <w:tab w:val="num" w:pos="360"/>
        </w:tabs>
        <w:ind w:left="360" w:hanging="360"/>
      </w:pPr>
    </w:lvl>
  </w:abstractNum>
  <w:abstractNum w:abstractNumId="9">
    <w:nsid w:val="FFFFFF89"/>
    <w:multiLevelType w:val="singleLevel"/>
    <w:tmpl w:val="1C5E8DCE"/>
    <w:lvl w:ilvl="0">
      <w:start w:val="1"/>
      <w:numFmt w:val="bullet"/>
      <w:lvlText w:val=""/>
      <w:lvlJc w:val="left"/>
      <w:pPr>
        <w:tabs>
          <w:tab w:val="num" w:pos="360"/>
        </w:tabs>
        <w:ind w:left="360" w:hanging="360"/>
      </w:pPr>
      <w:rPr>
        <w:rFonts w:ascii="Symbol" w:hAnsi="Symbol" w:hint="default"/>
      </w:rPr>
    </w:lvl>
  </w:abstractNum>
  <w:abstractNum w:abstractNumId="10">
    <w:nsid w:val="02703B25"/>
    <w:multiLevelType w:val="multilevel"/>
    <w:tmpl w:val="AFCEE59E"/>
    <w:lvl w:ilvl="0">
      <w:start w:val="2"/>
      <w:numFmt w:val="bullet"/>
      <w:lvlText w:val=""/>
      <w:lvlJc w:val="left"/>
      <w:pPr>
        <w:tabs>
          <w:tab w:val="num" w:pos="567"/>
        </w:tabs>
        <w:ind w:left="567" w:hanging="567"/>
      </w:pPr>
      <w:rPr>
        <w:rFonts w:ascii="Wingdings" w:hAnsi="Wingdings" w:hint="default"/>
        <w:b w:val="0"/>
        <w:i w:val="0"/>
        <w:sz w:val="24"/>
      </w:rPr>
    </w:lvl>
    <w:lvl w:ilvl="1">
      <w:start w:val="1"/>
      <w:numFmt w:val="bullet"/>
      <w:lvlText w:val=""/>
      <w:lvlJc w:val="left"/>
      <w:pPr>
        <w:tabs>
          <w:tab w:val="num" w:pos="1134"/>
        </w:tabs>
        <w:ind w:left="1134" w:hanging="567"/>
      </w:pPr>
      <w:rPr>
        <w:rFonts w:ascii="Symbol" w:hAnsi="Symbol" w:hint="default"/>
        <w:b w:val="0"/>
        <w:i w:val="0"/>
        <w:sz w:val="24"/>
      </w:rPr>
    </w:lvl>
    <w:lvl w:ilvl="2">
      <w:start w:val="1"/>
      <w:numFmt w:val="bullet"/>
      <w:lvlText w:val=""/>
      <w:lvlJc w:val="left"/>
      <w:pPr>
        <w:tabs>
          <w:tab w:val="num" w:pos="1701"/>
        </w:tabs>
        <w:ind w:left="1701" w:hanging="567"/>
      </w:pPr>
      <w:rPr>
        <w:rFonts w:ascii="Wingdings" w:hAnsi="Wingdings" w:hint="default"/>
        <w:b w:val="0"/>
        <w:i w:val="0"/>
        <w:sz w:val="20"/>
      </w:rPr>
    </w:lvl>
    <w:lvl w:ilvl="3">
      <w:start w:val="1"/>
      <w:numFmt w:val="bullet"/>
      <w:lvlText w:val=""/>
      <w:lvlJc w:val="left"/>
      <w:pPr>
        <w:tabs>
          <w:tab w:val="num" w:pos="2268"/>
        </w:tabs>
        <w:ind w:left="2268" w:hanging="567"/>
      </w:pPr>
      <w:rPr>
        <w:rFonts w:ascii="Symbol" w:hAnsi="Symbol"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1">
    <w:nsid w:val="0AB86B32"/>
    <w:multiLevelType w:val="multilevel"/>
    <w:tmpl w:val="9AFAFC7A"/>
    <w:lvl w:ilvl="0">
      <w:start w:val="1"/>
      <w:numFmt w:val="bullet"/>
      <w:lvlText w:val=""/>
      <w:lvlJc w:val="left"/>
      <w:pPr>
        <w:tabs>
          <w:tab w:val="num" w:pos="567"/>
        </w:tabs>
        <w:ind w:left="567" w:hanging="567"/>
      </w:pPr>
      <w:rPr>
        <w:rFonts w:ascii="Symbol" w:hAnsi="Symbol" w:hint="default"/>
        <w:b w:val="0"/>
        <w:i w:val="0"/>
        <w:sz w:val="24"/>
      </w:rPr>
    </w:lvl>
    <w:lvl w:ilvl="1">
      <w:start w:val="1"/>
      <w:numFmt w:val="bullet"/>
      <w:lvlText w:val=""/>
      <w:lvlJc w:val="left"/>
      <w:pPr>
        <w:tabs>
          <w:tab w:val="num" w:pos="1134"/>
        </w:tabs>
        <w:ind w:left="1134" w:hanging="567"/>
      </w:pPr>
      <w:rPr>
        <w:rFonts w:ascii="Symbol" w:hAnsi="Symbol" w:hint="default"/>
        <w:b w:val="0"/>
        <w:i w:val="0"/>
        <w:sz w:val="24"/>
      </w:rPr>
    </w:lvl>
    <w:lvl w:ilvl="2">
      <w:start w:val="1"/>
      <w:numFmt w:val="bullet"/>
      <w:lvlText w:val=""/>
      <w:lvlJc w:val="left"/>
      <w:pPr>
        <w:tabs>
          <w:tab w:val="num" w:pos="1701"/>
        </w:tabs>
        <w:ind w:left="1701" w:hanging="567"/>
      </w:pPr>
      <w:rPr>
        <w:rFonts w:ascii="Wingdings" w:hAnsi="Wingdings" w:hint="default"/>
        <w:b w:val="0"/>
        <w:i w:val="0"/>
        <w:sz w:val="20"/>
      </w:rPr>
    </w:lvl>
    <w:lvl w:ilvl="3">
      <w:start w:val="1"/>
      <w:numFmt w:val="bullet"/>
      <w:lvlText w:val=""/>
      <w:lvlJc w:val="left"/>
      <w:pPr>
        <w:tabs>
          <w:tab w:val="num" w:pos="2268"/>
        </w:tabs>
        <w:ind w:left="2268" w:hanging="567"/>
      </w:pPr>
      <w:rPr>
        <w:rFonts w:ascii="Symbol" w:hAnsi="Symbol"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2">
    <w:nsid w:val="0EF1692F"/>
    <w:multiLevelType w:val="hybridMultilevel"/>
    <w:tmpl w:val="F326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3A5D18"/>
    <w:multiLevelType w:val="hybridMultilevel"/>
    <w:tmpl w:val="60367120"/>
    <w:lvl w:ilvl="0" w:tplc="4336C43C">
      <w:start w:val="1"/>
      <w:numFmt w:val="bullet"/>
      <w:lvlText w:val=""/>
      <w:lvlJc w:val="left"/>
      <w:pPr>
        <w:tabs>
          <w:tab w:val="num" w:pos="1137"/>
        </w:tabs>
        <w:ind w:left="1137" w:hanging="567"/>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14">
    <w:nsid w:val="383630D8"/>
    <w:multiLevelType w:val="multilevel"/>
    <w:tmpl w:val="687CE700"/>
    <w:lvl w:ilvl="0">
      <w:start w:val="1"/>
      <w:numFmt w:val="decimal"/>
      <w:lvlText w:val="%1."/>
      <w:lvlJc w:val="left"/>
      <w:pPr>
        <w:ind w:left="720" w:hanging="360"/>
      </w:pPr>
      <w:rPr>
        <w:rFonts w:cs="Times New Roman"/>
      </w:rPr>
    </w:lvl>
    <w:lvl w:ilvl="1">
      <w:start w:val="6"/>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5">
    <w:nsid w:val="39814C79"/>
    <w:multiLevelType w:val="hybridMultilevel"/>
    <w:tmpl w:val="26B66C24"/>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6">
    <w:nsid w:val="44D84FF7"/>
    <w:multiLevelType w:val="multilevel"/>
    <w:tmpl w:val="AFCEE59E"/>
    <w:lvl w:ilvl="0">
      <w:start w:val="2"/>
      <w:numFmt w:val="bullet"/>
      <w:lvlText w:val=""/>
      <w:lvlJc w:val="left"/>
      <w:pPr>
        <w:tabs>
          <w:tab w:val="num" w:pos="567"/>
        </w:tabs>
        <w:ind w:left="567" w:hanging="567"/>
      </w:pPr>
      <w:rPr>
        <w:rFonts w:ascii="Wingdings" w:hAnsi="Wingdings" w:hint="default"/>
        <w:b w:val="0"/>
        <w:i w:val="0"/>
        <w:sz w:val="24"/>
      </w:rPr>
    </w:lvl>
    <w:lvl w:ilvl="1">
      <w:start w:val="1"/>
      <w:numFmt w:val="bullet"/>
      <w:lvlText w:val=""/>
      <w:lvlJc w:val="left"/>
      <w:pPr>
        <w:tabs>
          <w:tab w:val="num" w:pos="1134"/>
        </w:tabs>
        <w:ind w:left="1134" w:hanging="567"/>
      </w:pPr>
      <w:rPr>
        <w:rFonts w:ascii="Symbol" w:hAnsi="Symbol" w:hint="default"/>
        <w:b w:val="0"/>
        <w:i w:val="0"/>
        <w:sz w:val="24"/>
      </w:rPr>
    </w:lvl>
    <w:lvl w:ilvl="2">
      <w:start w:val="1"/>
      <w:numFmt w:val="bullet"/>
      <w:lvlText w:val=""/>
      <w:lvlJc w:val="left"/>
      <w:pPr>
        <w:tabs>
          <w:tab w:val="num" w:pos="1701"/>
        </w:tabs>
        <w:ind w:left="1701" w:hanging="567"/>
      </w:pPr>
      <w:rPr>
        <w:rFonts w:ascii="Wingdings" w:hAnsi="Wingdings" w:hint="default"/>
        <w:b w:val="0"/>
        <w:i w:val="0"/>
        <w:sz w:val="20"/>
      </w:rPr>
    </w:lvl>
    <w:lvl w:ilvl="3">
      <w:start w:val="1"/>
      <w:numFmt w:val="bullet"/>
      <w:lvlText w:val=""/>
      <w:lvlJc w:val="left"/>
      <w:pPr>
        <w:tabs>
          <w:tab w:val="num" w:pos="2268"/>
        </w:tabs>
        <w:ind w:left="2268" w:hanging="567"/>
      </w:pPr>
      <w:rPr>
        <w:rFonts w:ascii="Symbol" w:hAnsi="Symbol"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nsid w:val="45203200"/>
    <w:multiLevelType w:val="hybridMultilevel"/>
    <w:tmpl w:val="C0DC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FB1378"/>
    <w:multiLevelType w:val="hybridMultilevel"/>
    <w:tmpl w:val="4EB2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A3322A"/>
    <w:multiLevelType w:val="hybridMultilevel"/>
    <w:tmpl w:val="7F7A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D4116E"/>
    <w:multiLevelType w:val="multilevel"/>
    <w:tmpl w:val="6192B550"/>
    <w:lvl w:ilvl="0">
      <w:start w:val="1"/>
      <w:numFmt w:val="lowerRoman"/>
      <w:lvlText w:val="%1. "/>
      <w:lvlJc w:val="left"/>
      <w:pPr>
        <w:tabs>
          <w:tab w:val="num" w:pos="567"/>
        </w:tabs>
        <w:ind w:left="567" w:hanging="567"/>
      </w:pPr>
      <w:rPr>
        <w:rFonts w:ascii="Garamond" w:hAnsi="Garamond" w:cs="Times New Roman" w:hint="default"/>
        <w:b w:val="0"/>
        <w:i w:val="0"/>
        <w:sz w:val="24"/>
        <w:szCs w:val="24"/>
      </w:rPr>
    </w:lvl>
    <w:lvl w:ilvl="1">
      <w:start w:val="1"/>
      <w:numFmt w:val="upperLetter"/>
      <w:lvlRestart w:val="0"/>
      <w:lvlText w:val="%2. "/>
      <w:lvlJc w:val="left"/>
      <w:pPr>
        <w:tabs>
          <w:tab w:val="num" w:pos="567"/>
        </w:tabs>
        <w:ind w:left="567" w:hanging="567"/>
      </w:pPr>
      <w:rPr>
        <w:rFonts w:ascii="Garamond" w:hAnsi="Garamond" w:cs="Times New Roman" w:hint="default"/>
        <w:b w:val="0"/>
        <w:i w:val="0"/>
        <w:sz w:val="24"/>
        <w:szCs w:val="24"/>
      </w:rPr>
    </w:lvl>
    <w:lvl w:ilvl="2">
      <w:start w:val="1"/>
      <w:numFmt w:val="bullet"/>
      <w:lvlRestart w:val="0"/>
      <w:lvlText w:val=""/>
      <w:lvlJc w:val="left"/>
      <w:pPr>
        <w:tabs>
          <w:tab w:val="num" w:pos="1134"/>
        </w:tabs>
        <w:ind w:left="1134" w:hanging="567"/>
      </w:pPr>
      <w:rPr>
        <w:rFonts w:ascii="Symbol" w:hAnsi="Symbol" w:hint="default"/>
        <w:b w:val="0"/>
        <w:i w:val="0"/>
        <w:sz w:val="24"/>
      </w:rPr>
    </w:lvl>
    <w:lvl w:ilvl="3">
      <w:start w:val="1"/>
      <w:numFmt w:val="bullet"/>
      <w:lvlRestart w:val="0"/>
      <w:lvlText w:val=""/>
      <w:lvlJc w:val="left"/>
      <w:pPr>
        <w:tabs>
          <w:tab w:val="num" w:pos="1701"/>
        </w:tabs>
        <w:ind w:left="1701" w:hanging="567"/>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636D07C6"/>
    <w:multiLevelType w:val="hybridMultilevel"/>
    <w:tmpl w:val="18D8733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64025D96"/>
    <w:multiLevelType w:val="hybridMultilevel"/>
    <w:tmpl w:val="19CC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46080"/>
    <w:multiLevelType w:val="multilevel"/>
    <w:tmpl w:val="6192B550"/>
    <w:lvl w:ilvl="0">
      <w:start w:val="1"/>
      <w:numFmt w:val="lowerRoman"/>
      <w:lvlText w:val="%1. "/>
      <w:lvlJc w:val="left"/>
      <w:pPr>
        <w:tabs>
          <w:tab w:val="num" w:pos="567"/>
        </w:tabs>
        <w:ind w:left="567" w:hanging="567"/>
      </w:pPr>
      <w:rPr>
        <w:rFonts w:ascii="Garamond" w:hAnsi="Garamond" w:cs="Times New Roman" w:hint="default"/>
        <w:b w:val="0"/>
        <w:i w:val="0"/>
        <w:sz w:val="24"/>
        <w:szCs w:val="24"/>
      </w:rPr>
    </w:lvl>
    <w:lvl w:ilvl="1">
      <w:start w:val="1"/>
      <w:numFmt w:val="upperLetter"/>
      <w:lvlRestart w:val="0"/>
      <w:lvlText w:val="%2. "/>
      <w:lvlJc w:val="left"/>
      <w:pPr>
        <w:tabs>
          <w:tab w:val="num" w:pos="567"/>
        </w:tabs>
        <w:ind w:left="567" w:hanging="567"/>
      </w:pPr>
      <w:rPr>
        <w:rFonts w:ascii="Garamond" w:hAnsi="Garamond" w:cs="Times New Roman" w:hint="default"/>
        <w:b w:val="0"/>
        <w:i w:val="0"/>
        <w:sz w:val="24"/>
        <w:szCs w:val="24"/>
      </w:rPr>
    </w:lvl>
    <w:lvl w:ilvl="2">
      <w:start w:val="1"/>
      <w:numFmt w:val="bullet"/>
      <w:lvlRestart w:val="0"/>
      <w:lvlText w:val=""/>
      <w:lvlJc w:val="left"/>
      <w:pPr>
        <w:tabs>
          <w:tab w:val="num" w:pos="1134"/>
        </w:tabs>
        <w:ind w:left="1134" w:hanging="567"/>
      </w:pPr>
      <w:rPr>
        <w:rFonts w:ascii="Symbol" w:hAnsi="Symbol" w:hint="default"/>
        <w:b w:val="0"/>
        <w:i w:val="0"/>
        <w:sz w:val="24"/>
      </w:rPr>
    </w:lvl>
    <w:lvl w:ilvl="3">
      <w:start w:val="1"/>
      <w:numFmt w:val="bullet"/>
      <w:lvlRestart w:val="0"/>
      <w:lvlText w:val=""/>
      <w:lvlJc w:val="left"/>
      <w:pPr>
        <w:tabs>
          <w:tab w:val="num" w:pos="1701"/>
        </w:tabs>
        <w:ind w:left="1701" w:hanging="567"/>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9"/>
  </w:num>
  <w:num w:numId="4">
    <w:abstractNumId w:val="21"/>
  </w:num>
  <w:num w:numId="5">
    <w:abstractNumId w:val="12"/>
  </w:num>
  <w:num w:numId="6">
    <w:abstractNumId w:val="18"/>
  </w:num>
  <w:num w:numId="7">
    <w:abstractNumId w:val="20"/>
  </w:num>
  <w:num w:numId="8">
    <w:abstractNumId w:val="13"/>
  </w:num>
  <w:num w:numId="9">
    <w:abstractNumId w:val="11"/>
  </w:num>
  <w:num w:numId="10">
    <w:abstractNumId w:val="10"/>
  </w:num>
  <w:num w:numId="11">
    <w:abstractNumId w:val="23"/>
  </w:num>
  <w:num w:numId="12">
    <w:abstractNumId w:val="16"/>
  </w:num>
  <w:num w:numId="13">
    <w:abstractNumId w:val="14"/>
  </w:num>
  <w:num w:numId="14">
    <w:abstractNumId w:val="17"/>
  </w:num>
  <w:num w:numId="15">
    <w:abstractNumId w:val="22"/>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DAA"/>
    <w:rsid w:val="00006C32"/>
    <w:rsid w:val="0000734E"/>
    <w:rsid w:val="00011C8C"/>
    <w:rsid w:val="000131FF"/>
    <w:rsid w:val="00013449"/>
    <w:rsid w:val="00013E05"/>
    <w:rsid w:val="000140CC"/>
    <w:rsid w:val="00015344"/>
    <w:rsid w:val="00017F03"/>
    <w:rsid w:val="00020AA6"/>
    <w:rsid w:val="00027DA9"/>
    <w:rsid w:val="000334BE"/>
    <w:rsid w:val="00035A3D"/>
    <w:rsid w:val="0003724F"/>
    <w:rsid w:val="000402AB"/>
    <w:rsid w:val="00041DE3"/>
    <w:rsid w:val="000472B0"/>
    <w:rsid w:val="00052E51"/>
    <w:rsid w:val="00056C19"/>
    <w:rsid w:val="00056D34"/>
    <w:rsid w:val="000574BC"/>
    <w:rsid w:val="00060F23"/>
    <w:rsid w:val="00061856"/>
    <w:rsid w:val="00070B92"/>
    <w:rsid w:val="0007139E"/>
    <w:rsid w:val="0007219B"/>
    <w:rsid w:val="000814CC"/>
    <w:rsid w:val="00085151"/>
    <w:rsid w:val="00086971"/>
    <w:rsid w:val="00094F61"/>
    <w:rsid w:val="00097A25"/>
    <w:rsid w:val="000A0887"/>
    <w:rsid w:val="000A50CB"/>
    <w:rsid w:val="000A5957"/>
    <w:rsid w:val="000B1B93"/>
    <w:rsid w:val="000B3A11"/>
    <w:rsid w:val="000C59DF"/>
    <w:rsid w:val="000C7A45"/>
    <w:rsid w:val="000D1CDC"/>
    <w:rsid w:val="000D4D62"/>
    <w:rsid w:val="000D7522"/>
    <w:rsid w:val="000E3A55"/>
    <w:rsid w:val="000E70F3"/>
    <w:rsid w:val="000F0C00"/>
    <w:rsid w:val="000F3A23"/>
    <w:rsid w:val="000F7CF6"/>
    <w:rsid w:val="000F7CF7"/>
    <w:rsid w:val="00100F4E"/>
    <w:rsid w:val="001031F4"/>
    <w:rsid w:val="00105216"/>
    <w:rsid w:val="00105D88"/>
    <w:rsid w:val="00106929"/>
    <w:rsid w:val="00106AEB"/>
    <w:rsid w:val="00110282"/>
    <w:rsid w:val="00114F3F"/>
    <w:rsid w:val="0011599E"/>
    <w:rsid w:val="00115A95"/>
    <w:rsid w:val="00115BCD"/>
    <w:rsid w:val="00123FEF"/>
    <w:rsid w:val="00131203"/>
    <w:rsid w:val="001322FD"/>
    <w:rsid w:val="00133BB0"/>
    <w:rsid w:val="00137743"/>
    <w:rsid w:val="00140172"/>
    <w:rsid w:val="001411D6"/>
    <w:rsid w:val="00152853"/>
    <w:rsid w:val="0015665F"/>
    <w:rsid w:val="00156937"/>
    <w:rsid w:val="0016200E"/>
    <w:rsid w:val="0016311F"/>
    <w:rsid w:val="00163F44"/>
    <w:rsid w:val="00165893"/>
    <w:rsid w:val="00166CDB"/>
    <w:rsid w:val="0017531B"/>
    <w:rsid w:val="001772F8"/>
    <w:rsid w:val="0018328F"/>
    <w:rsid w:val="00183435"/>
    <w:rsid w:val="00187F2D"/>
    <w:rsid w:val="00191299"/>
    <w:rsid w:val="00196875"/>
    <w:rsid w:val="001A2834"/>
    <w:rsid w:val="001A5F1F"/>
    <w:rsid w:val="001C332D"/>
    <w:rsid w:val="001C33D8"/>
    <w:rsid w:val="001C55C1"/>
    <w:rsid w:val="001C698B"/>
    <w:rsid w:val="001D18F5"/>
    <w:rsid w:val="001D71C7"/>
    <w:rsid w:val="001E305A"/>
    <w:rsid w:val="001E6A83"/>
    <w:rsid w:val="001F023B"/>
    <w:rsid w:val="001F0714"/>
    <w:rsid w:val="001F2F68"/>
    <w:rsid w:val="001F52C2"/>
    <w:rsid w:val="00203C90"/>
    <w:rsid w:val="00205F97"/>
    <w:rsid w:val="00210324"/>
    <w:rsid w:val="002106BE"/>
    <w:rsid w:val="0021127E"/>
    <w:rsid w:val="002314B2"/>
    <w:rsid w:val="0023154D"/>
    <w:rsid w:val="00231856"/>
    <w:rsid w:val="002437D1"/>
    <w:rsid w:val="002477E8"/>
    <w:rsid w:val="00251DD7"/>
    <w:rsid w:val="002534C9"/>
    <w:rsid w:val="00253721"/>
    <w:rsid w:val="00253BBA"/>
    <w:rsid w:val="002544C7"/>
    <w:rsid w:val="002646EA"/>
    <w:rsid w:val="0026490F"/>
    <w:rsid w:val="002666CB"/>
    <w:rsid w:val="00267BD2"/>
    <w:rsid w:val="00270885"/>
    <w:rsid w:val="00273C19"/>
    <w:rsid w:val="00273F99"/>
    <w:rsid w:val="002819A1"/>
    <w:rsid w:val="00282062"/>
    <w:rsid w:val="00282085"/>
    <w:rsid w:val="002853A9"/>
    <w:rsid w:val="002855E7"/>
    <w:rsid w:val="00287E92"/>
    <w:rsid w:val="0029341A"/>
    <w:rsid w:val="00295FF2"/>
    <w:rsid w:val="002A6D5F"/>
    <w:rsid w:val="002A7849"/>
    <w:rsid w:val="002B1BC5"/>
    <w:rsid w:val="002B63F5"/>
    <w:rsid w:val="002B70C4"/>
    <w:rsid w:val="002D1DB7"/>
    <w:rsid w:val="002D2EC9"/>
    <w:rsid w:val="002D47C5"/>
    <w:rsid w:val="002D6958"/>
    <w:rsid w:val="002D7B7E"/>
    <w:rsid w:val="002E0827"/>
    <w:rsid w:val="002E21FA"/>
    <w:rsid w:val="002E2956"/>
    <w:rsid w:val="002E41AE"/>
    <w:rsid w:val="002F0E0E"/>
    <w:rsid w:val="002F244A"/>
    <w:rsid w:val="002F24B8"/>
    <w:rsid w:val="002F26EA"/>
    <w:rsid w:val="002F4D67"/>
    <w:rsid w:val="00300037"/>
    <w:rsid w:val="003009DC"/>
    <w:rsid w:val="00304058"/>
    <w:rsid w:val="00304674"/>
    <w:rsid w:val="00306D38"/>
    <w:rsid w:val="00310DC6"/>
    <w:rsid w:val="00311316"/>
    <w:rsid w:val="0031167D"/>
    <w:rsid w:val="0031242D"/>
    <w:rsid w:val="003159E1"/>
    <w:rsid w:val="003218F0"/>
    <w:rsid w:val="00321C8F"/>
    <w:rsid w:val="0032293F"/>
    <w:rsid w:val="003242C1"/>
    <w:rsid w:val="003277FD"/>
    <w:rsid w:val="003301B4"/>
    <w:rsid w:val="00330CC0"/>
    <w:rsid w:val="003317DD"/>
    <w:rsid w:val="00331D43"/>
    <w:rsid w:val="00333A3C"/>
    <w:rsid w:val="003351A3"/>
    <w:rsid w:val="003450F8"/>
    <w:rsid w:val="00346005"/>
    <w:rsid w:val="00346F5E"/>
    <w:rsid w:val="003475BB"/>
    <w:rsid w:val="003502D0"/>
    <w:rsid w:val="003504C8"/>
    <w:rsid w:val="00361EF4"/>
    <w:rsid w:val="00370CFA"/>
    <w:rsid w:val="003730C1"/>
    <w:rsid w:val="00375E16"/>
    <w:rsid w:val="00386F64"/>
    <w:rsid w:val="003870E8"/>
    <w:rsid w:val="00387BAA"/>
    <w:rsid w:val="0039052B"/>
    <w:rsid w:val="00396B86"/>
    <w:rsid w:val="00397AD1"/>
    <w:rsid w:val="003A4F5A"/>
    <w:rsid w:val="003A6A53"/>
    <w:rsid w:val="003A77D0"/>
    <w:rsid w:val="003B0A64"/>
    <w:rsid w:val="003B0E26"/>
    <w:rsid w:val="003B7248"/>
    <w:rsid w:val="003C1FE3"/>
    <w:rsid w:val="003C39D9"/>
    <w:rsid w:val="003C56DB"/>
    <w:rsid w:val="003D0473"/>
    <w:rsid w:val="003D5E2C"/>
    <w:rsid w:val="003D67AC"/>
    <w:rsid w:val="003E0CCB"/>
    <w:rsid w:val="003E13F4"/>
    <w:rsid w:val="003E7D56"/>
    <w:rsid w:val="003F2A4D"/>
    <w:rsid w:val="003F67C0"/>
    <w:rsid w:val="003F6E94"/>
    <w:rsid w:val="004025B7"/>
    <w:rsid w:val="00402D00"/>
    <w:rsid w:val="00406894"/>
    <w:rsid w:val="00406BC4"/>
    <w:rsid w:val="00413C33"/>
    <w:rsid w:val="004154B9"/>
    <w:rsid w:val="0042231D"/>
    <w:rsid w:val="00423A89"/>
    <w:rsid w:val="004240F3"/>
    <w:rsid w:val="00430F2E"/>
    <w:rsid w:val="00433ED0"/>
    <w:rsid w:val="00434DF3"/>
    <w:rsid w:val="004367DF"/>
    <w:rsid w:val="00436D97"/>
    <w:rsid w:val="004423D4"/>
    <w:rsid w:val="004442F2"/>
    <w:rsid w:val="00450E18"/>
    <w:rsid w:val="00452F26"/>
    <w:rsid w:val="00461FF3"/>
    <w:rsid w:val="00463637"/>
    <w:rsid w:val="00464965"/>
    <w:rsid w:val="00466A5F"/>
    <w:rsid w:val="00467D9A"/>
    <w:rsid w:val="00472CFC"/>
    <w:rsid w:val="00475E23"/>
    <w:rsid w:val="00477AC1"/>
    <w:rsid w:val="00483967"/>
    <w:rsid w:val="00484EA3"/>
    <w:rsid w:val="00486C54"/>
    <w:rsid w:val="00487F99"/>
    <w:rsid w:val="004906A1"/>
    <w:rsid w:val="004933B4"/>
    <w:rsid w:val="0049598F"/>
    <w:rsid w:val="004A38C6"/>
    <w:rsid w:val="004A4E3C"/>
    <w:rsid w:val="004A7394"/>
    <w:rsid w:val="004A7800"/>
    <w:rsid w:val="004B1B9B"/>
    <w:rsid w:val="004B3C27"/>
    <w:rsid w:val="004B4195"/>
    <w:rsid w:val="004B56AA"/>
    <w:rsid w:val="004B6AF2"/>
    <w:rsid w:val="004B6B31"/>
    <w:rsid w:val="004C05EB"/>
    <w:rsid w:val="004C1D89"/>
    <w:rsid w:val="004C405E"/>
    <w:rsid w:val="004D5826"/>
    <w:rsid w:val="004D5F0A"/>
    <w:rsid w:val="004D7D73"/>
    <w:rsid w:val="004E1B90"/>
    <w:rsid w:val="004E218B"/>
    <w:rsid w:val="004F1A43"/>
    <w:rsid w:val="004F350D"/>
    <w:rsid w:val="00503AAC"/>
    <w:rsid w:val="00506F93"/>
    <w:rsid w:val="0050701B"/>
    <w:rsid w:val="005113BA"/>
    <w:rsid w:val="005123D8"/>
    <w:rsid w:val="005137D1"/>
    <w:rsid w:val="00517577"/>
    <w:rsid w:val="00520EFF"/>
    <w:rsid w:val="005226A8"/>
    <w:rsid w:val="00536291"/>
    <w:rsid w:val="00540B9E"/>
    <w:rsid w:val="0054219A"/>
    <w:rsid w:val="005454C9"/>
    <w:rsid w:val="0054633A"/>
    <w:rsid w:val="0054642D"/>
    <w:rsid w:val="0055080F"/>
    <w:rsid w:val="0055489C"/>
    <w:rsid w:val="00555672"/>
    <w:rsid w:val="00560D22"/>
    <w:rsid w:val="005617CB"/>
    <w:rsid w:val="0056309C"/>
    <w:rsid w:val="00566154"/>
    <w:rsid w:val="00566B8F"/>
    <w:rsid w:val="00567163"/>
    <w:rsid w:val="00583BE8"/>
    <w:rsid w:val="00584807"/>
    <w:rsid w:val="00592678"/>
    <w:rsid w:val="0059281A"/>
    <w:rsid w:val="00594165"/>
    <w:rsid w:val="005A5415"/>
    <w:rsid w:val="005B265B"/>
    <w:rsid w:val="005B2749"/>
    <w:rsid w:val="005B4622"/>
    <w:rsid w:val="005B5982"/>
    <w:rsid w:val="005B6299"/>
    <w:rsid w:val="005C129F"/>
    <w:rsid w:val="005C2C1C"/>
    <w:rsid w:val="005C49FA"/>
    <w:rsid w:val="005C5F29"/>
    <w:rsid w:val="005C6AC3"/>
    <w:rsid w:val="005C7661"/>
    <w:rsid w:val="005D2DD5"/>
    <w:rsid w:val="005D47FE"/>
    <w:rsid w:val="005D4E5F"/>
    <w:rsid w:val="005D4EC2"/>
    <w:rsid w:val="005D7575"/>
    <w:rsid w:val="005E0C45"/>
    <w:rsid w:val="005E2D1D"/>
    <w:rsid w:val="005E2D83"/>
    <w:rsid w:val="005E34E1"/>
    <w:rsid w:val="005F0B67"/>
    <w:rsid w:val="005F2611"/>
    <w:rsid w:val="005F282C"/>
    <w:rsid w:val="005F4DB3"/>
    <w:rsid w:val="005F5065"/>
    <w:rsid w:val="005F755B"/>
    <w:rsid w:val="005F7A03"/>
    <w:rsid w:val="005F7CFF"/>
    <w:rsid w:val="00604FBA"/>
    <w:rsid w:val="00605BBA"/>
    <w:rsid w:val="0060699C"/>
    <w:rsid w:val="00606CA7"/>
    <w:rsid w:val="006073E4"/>
    <w:rsid w:val="006075AF"/>
    <w:rsid w:val="00607CF6"/>
    <w:rsid w:val="00610620"/>
    <w:rsid w:val="006108F3"/>
    <w:rsid w:val="0061622B"/>
    <w:rsid w:val="006223C8"/>
    <w:rsid w:val="00623BB9"/>
    <w:rsid w:val="006342F3"/>
    <w:rsid w:val="00637028"/>
    <w:rsid w:val="0064088F"/>
    <w:rsid w:val="00642E0D"/>
    <w:rsid w:val="00644109"/>
    <w:rsid w:val="00645040"/>
    <w:rsid w:val="00646703"/>
    <w:rsid w:val="0064676A"/>
    <w:rsid w:val="0065533B"/>
    <w:rsid w:val="00656259"/>
    <w:rsid w:val="006629E9"/>
    <w:rsid w:val="00666097"/>
    <w:rsid w:val="0066614B"/>
    <w:rsid w:val="006701F1"/>
    <w:rsid w:val="00671DEC"/>
    <w:rsid w:val="00683046"/>
    <w:rsid w:val="00683FD5"/>
    <w:rsid w:val="006902AC"/>
    <w:rsid w:val="00692204"/>
    <w:rsid w:val="00692C94"/>
    <w:rsid w:val="006A6127"/>
    <w:rsid w:val="006A640B"/>
    <w:rsid w:val="006A6C38"/>
    <w:rsid w:val="006B0890"/>
    <w:rsid w:val="006B249A"/>
    <w:rsid w:val="006B35D4"/>
    <w:rsid w:val="006B3ED1"/>
    <w:rsid w:val="006C2095"/>
    <w:rsid w:val="006D1140"/>
    <w:rsid w:val="006D7D52"/>
    <w:rsid w:val="006E2E4A"/>
    <w:rsid w:val="006E73CF"/>
    <w:rsid w:val="006E79B6"/>
    <w:rsid w:val="006F28FA"/>
    <w:rsid w:val="006F421C"/>
    <w:rsid w:val="006F69B9"/>
    <w:rsid w:val="00705893"/>
    <w:rsid w:val="007064FC"/>
    <w:rsid w:val="00711E22"/>
    <w:rsid w:val="007120DE"/>
    <w:rsid w:val="007124A4"/>
    <w:rsid w:val="00713C61"/>
    <w:rsid w:val="0071404F"/>
    <w:rsid w:val="007150FC"/>
    <w:rsid w:val="00720673"/>
    <w:rsid w:val="007227A4"/>
    <w:rsid w:val="0072311D"/>
    <w:rsid w:val="0073262D"/>
    <w:rsid w:val="00742EB2"/>
    <w:rsid w:val="007477BB"/>
    <w:rsid w:val="00755FEA"/>
    <w:rsid w:val="0075727E"/>
    <w:rsid w:val="0076268F"/>
    <w:rsid w:val="007632B3"/>
    <w:rsid w:val="007750E7"/>
    <w:rsid w:val="00777696"/>
    <w:rsid w:val="00777FA9"/>
    <w:rsid w:val="00781669"/>
    <w:rsid w:val="00791184"/>
    <w:rsid w:val="007953E5"/>
    <w:rsid w:val="00795F34"/>
    <w:rsid w:val="007962D5"/>
    <w:rsid w:val="00797F13"/>
    <w:rsid w:val="007A1558"/>
    <w:rsid w:val="007A618E"/>
    <w:rsid w:val="007B15EA"/>
    <w:rsid w:val="007C16D4"/>
    <w:rsid w:val="007C324B"/>
    <w:rsid w:val="007D1827"/>
    <w:rsid w:val="007D50BC"/>
    <w:rsid w:val="007D7C38"/>
    <w:rsid w:val="007E2BEF"/>
    <w:rsid w:val="007E7203"/>
    <w:rsid w:val="007E7A87"/>
    <w:rsid w:val="007F420C"/>
    <w:rsid w:val="0080673A"/>
    <w:rsid w:val="00813283"/>
    <w:rsid w:val="00816B5B"/>
    <w:rsid w:val="008216F0"/>
    <w:rsid w:val="008263A5"/>
    <w:rsid w:val="00827AF8"/>
    <w:rsid w:val="00830B25"/>
    <w:rsid w:val="00830C1A"/>
    <w:rsid w:val="008317DA"/>
    <w:rsid w:val="0083193B"/>
    <w:rsid w:val="008328FA"/>
    <w:rsid w:val="0083521C"/>
    <w:rsid w:val="00837E4C"/>
    <w:rsid w:val="00846611"/>
    <w:rsid w:val="00846C2A"/>
    <w:rsid w:val="00846FCE"/>
    <w:rsid w:val="0085130E"/>
    <w:rsid w:val="008516BE"/>
    <w:rsid w:val="0085282F"/>
    <w:rsid w:val="0085426A"/>
    <w:rsid w:val="00860EE2"/>
    <w:rsid w:val="008617D1"/>
    <w:rsid w:val="008673D6"/>
    <w:rsid w:val="00867DE8"/>
    <w:rsid w:val="0087238E"/>
    <w:rsid w:val="00873616"/>
    <w:rsid w:val="008762C1"/>
    <w:rsid w:val="00880DAA"/>
    <w:rsid w:val="008853D3"/>
    <w:rsid w:val="00886B0C"/>
    <w:rsid w:val="00890D87"/>
    <w:rsid w:val="00890F19"/>
    <w:rsid w:val="00893766"/>
    <w:rsid w:val="008951BD"/>
    <w:rsid w:val="0089788E"/>
    <w:rsid w:val="008A10CE"/>
    <w:rsid w:val="008A1B8C"/>
    <w:rsid w:val="008A2DDB"/>
    <w:rsid w:val="008A3C33"/>
    <w:rsid w:val="008A3D3C"/>
    <w:rsid w:val="008A7614"/>
    <w:rsid w:val="008B078E"/>
    <w:rsid w:val="008B255A"/>
    <w:rsid w:val="008B33A2"/>
    <w:rsid w:val="008B496A"/>
    <w:rsid w:val="008B5981"/>
    <w:rsid w:val="008B7FF1"/>
    <w:rsid w:val="008C391C"/>
    <w:rsid w:val="008C570E"/>
    <w:rsid w:val="008C5839"/>
    <w:rsid w:val="008D11C9"/>
    <w:rsid w:val="008D1DC6"/>
    <w:rsid w:val="008D498A"/>
    <w:rsid w:val="008E11BE"/>
    <w:rsid w:val="008E2222"/>
    <w:rsid w:val="008E7AA4"/>
    <w:rsid w:val="008E7F7E"/>
    <w:rsid w:val="008F0C37"/>
    <w:rsid w:val="008F2B9E"/>
    <w:rsid w:val="008F2C8C"/>
    <w:rsid w:val="009039AE"/>
    <w:rsid w:val="00903DCA"/>
    <w:rsid w:val="009041E3"/>
    <w:rsid w:val="009049F7"/>
    <w:rsid w:val="0090511B"/>
    <w:rsid w:val="009074D6"/>
    <w:rsid w:val="00907CF6"/>
    <w:rsid w:val="009118BE"/>
    <w:rsid w:val="009250BB"/>
    <w:rsid w:val="009256C5"/>
    <w:rsid w:val="00926A22"/>
    <w:rsid w:val="00927043"/>
    <w:rsid w:val="00931378"/>
    <w:rsid w:val="0093302A"/>
    <w:rsid w:val="00935EC1"/>
    <w:rsid w:val="0094091E"/>
    <w:rsid w:val="00955B78"/>
    <w:rsid w:val="00962AEA"/>
    <w:rsid w:val="00965540"/>
    <w:rsid w:val="00975125"/>
    <w:rsid w:val="00975F62"/>
    <w:rsid w:val="00976CCC"/>
    <w:rsid w:val="009839E9"/>
    <w:rsid w:val="00984AC0"/>
    <w:rsid w:val="00984E63"/>
    <w:rsid w:val="00991AEA"/>
    <w:rsid w:val="00995BCE"/>
    <w:rsid w:val="0099603E"/>
    <w:rsid w:val="009A0011"/>
    <w:rsid w:val="009A3785"/>
    <w:rsid w:val="009A44F0"/>
    <w:rsid w:val="009A633C"/>
    <w:rsid w:val="009B1D8E"/>
    <w:rsid w:val="009B29AC"/>
    <w:rsid w:val="009C05C7"/>
    <w:rsid w:val="009C06FA"/>
    <w:rsid w:val="009C0C69"/>
    <w:rsid w:val="009C116A"/>
    <w:rsid w:val="009C147F"/>
    <w:rsid w:val="009C17DD"/>
    <w:rsid w:val="009C4874"/>
    <w:rsid w:val="009C54BA"/>
    <w:rsid w:val="009C6FBF"/>
    <w:rsid w:val="009D4269"/>
    <w:rsid w:val="009E4CB7"/>
    <w:rsid w:val="009E5909"/>
    <w:rsid w:val="009F0891"/>
    <w:rsid w:val="009F0F0B"/>
    <w:rsid w:val="009F527D"/>
    <w:rsid w:val="009F7B09"/>
    <w:rsid w:val="009F7C47"/>
    <w:rsid w:val="00A04BE6"/>
    <w:rsid w:val="00A1388D"/>
    <w:rsid w:val="00A149A9"/>
    <w:rsid w:val="00A15458"/>
    <w:rsid w:val="00A1672C"/>
    <w:rsid w:val="00A4053D"/>
    <w:rsid w:val="00A41F39"/>
    <w:rsid w:val="00A46950"/>
    <w:rsid w:val="00A46F6B"/>
    <w:rsid w:val="00A50B73"/>
    <w:rsid w:val="00A53DF7"/>
    <w:rsid w:val="00A55283"/>
    <w:rsid w:val="00A56C68"/>
    <w:rsid w:val="00A5778C"/>
    <w:rsid w:val="00A57E33"/>
    <w:rsid w:val="00A57FF0"/>
    <w:rsid w:val="00A64A2E"/>
    <w:rsid w:val="00A7116A"/>
    <w:rsid w:val="00A73671"/>
    <w:rsid w:val="00A74659"/>
    <w:rsid w:val="00A81F32"/>
    <w:rsid w:val="00A861BF"/>
    <w:rsid w:val="00A9022F"/>
    <w:rsid w:val="00A934A5"/>
    <w:rsid w:val="00A9411A"/>
    <w:rsid w:val="00A94808"/>
    <w:rsid w:val="00AA3001"/>
    <w:rsid w:val="00AA317E"/>
    <w:rsid w:val="00AA78D0"/>
    <w:rsid w:val="00AB26B2"/>
    <w:rsid w:val="00AB2D8C"/>
    <w:rsid w:val="00AB5FFB"/>
    <w:rsid w:val="00AC3776"/>
    <w:rsid w:val="00AC74BB"/>
    <w:rsid w:val="00AC7DE3"/>
    <w:rsid w:val="00AD0A34"/>
    <w:rsid w:val="00AD3650"/>
    <w:rsid w:val="00AD38FC"/>
    <w:rsid w:val="00AD3C16"/>
    <w:rsid w:val="00AD52C8"/>
    <w:rsid w:val="00AF2A5B"/>
    <w:rsid w:val="00AF5189"/>
    <w:rsid w:val="00AF785B"/>
    <w:rsid w:val="00AF7D26"/>
    <w:rsid w:val="00B10046"/>
    <w:rsid w:val="00B12E48"/>
    <w:rsid w:val="00B13560"/>
    <w:rsid w:val="00B14FCE"/>
    <w:rsid w:val="00B17582"/>
    <w:rsid w:val="00B20BDF"/>
    <w:rsid w:val="00B22F50"/>
    <w:rsid w:val="00B26E3F"/>
    <w:rsid w:val="00B27AA0"/>
    <w:rsid w:val="00B3235A"/>
    <w:rsid w:val="00B32721"/>
    <w:rsid w:val="00B336C3"/>
    <w:rsid w:val="00B36541"/>
    <w:rsid w:val="00B3792A"/>
    <w:rsid w:val="00B437DD"/>
    <w:rsid w:val="00B52B5F"/>
    <w:rsid w:val="00B54114"/>
    <w:rsid w:val="00B5541D"/>
    <w:rsid w:val="00B5585A"/>
    <w:rsid w:val="00B56EED"/>
    <w:rsid w:val="00B572E1"/>
    <w:rsid w:val="00B62C06"/>
    <w:rsid w:val="00B63C38"/>
    <w:rsid w:val="00B67FBD"/>
    <w:rsid w:val="00B76E92"/>
    <w:rsid w:val="00B8146F"/>
    <w:rsid w:val="00B822A7"/>
    <w:rsid w:val="00B83271"/>
    <w:rsid w:val="00B8748B"/>
    <w:rsid w:val="00B9540C"/>
    <w:rsid w:val="00B97117"/>
    <w:rsid w:val="00BA262A"/>
    <w:rsid w:val="00BA3119"/>
    <w:rsid w:val="00BB07C6"/>
    <w:rsid w:val="00BB2AA4"/>
    <w:rsid w:val="00BB43F5"/>
    <w:rsid w:val="00BB4BC6"/>
    <w:rsid w:val="00BC1BAB"/>
    <w:rsid w:val="00BC2067"/>
    <w:rsid w:val="00BC3BB2"/>
    <w:rsid w:val="00BC578D"/>
    <w:rsid w:val="00BC5B4C"/>
    <w:rsid w:val="00BC6BBE"/>
    <w:rsid w:val="00BD3CBD"/>
    <w:rsid w:val="00BD61B4"/>
    <w:rsid w:val="00BE2C27"/>
    <w:rsid w:val="00BE3EE5"/>
    <w:rsid w:val="00BE5847"/>
    <w:rsid w:val="00BE6EF7"/>
    <w:rsid w:val="00BE76D5"/>
    <w:rsid w:val="00BE7FC1"/>
    <w:rsid w:val="00BF7A8D"/>
    <w:rsid w:val="00C006F8"/>
    <w:rsid w:val="00C12B73"/>
    <w:rsid w:val="00C1350E"/>
    <w:rsid w:val="00C172DC"/>
    <w:rsid w:val="00C33A8F"/>
    <w:rsid w:val="00C4440B"/>
    <w:rsid w:val="00C510AA"/>
    <w:rsid w:val="00C5241A"/>
    <w:rsid w:val="00C52FE8"/>
    <w:rsid w:val="00C66F3E"/>
    <w:rsid w:val="00C72092"/>
    <w:rsid w:val="00C81AA2"/>
    <w:rsid w:val="00C81F89"/>
    <w:rsid w:val="00C85C67"/>
    <w:rsid w:val="00C9098C"/>
    <w:rsid w:val="00C92B40"/>
    <w:rsid w:val="00C93524"/>
    <w:rsid w:val="00C97ADD"/>
    <w:rsid w:val="00C97C54"/>
    <w:rsid w:val="00CA3D02"/>
    <w:rsid w:val="00CA3DF5"/>
    <w:rsid w:val="00CA42EF"/>
    <w:rsid w:val="00CA6A70"/>
    <w:rsid w:val="00CA7BB8"/>
    <w:rsid w:val="00CB20CC"/>
    <w:rsid w:val="00CB6A9C"/>
    <w:rsid w:val="00CD29B8"/>
    <w:rsid w:val="00CE6431"/>
    <w:rsid w:val="00CE6F0A"/>
    <w:rsid w:val="00CF2D1D"/>
    <w:rsid w:val="00CF3196"/>
    <w:rsid w:val="00CF31F9"/>
    <w:rsid w:val="00CF664B"/>
    <w:rsid w:val="00CF7E68"/>
    <w:rsid w:val="00D00CD7"/>
    <w:rsid w:val="00D030EA"/>
    <w:rsid w:val="00D04D17"/>
    <w:rsid w:val="00D05484"/>
    <w:rsid w:val="00D06006"/>
    <w:rsid w:val="00D06E4C"/>
    <w:rsid w:val="00D07E4E"/>
    <w:rsid w:val="00D111BF"/>
    <w:rsid w:val="00D122C4"/>
    <w:rsid w:val="00D32B57"/>
    <w:rsid w:val="00D34695"/>
    <w:rsid w:val="00D375D1"/>
    <w:rsid w:val="00D3767C"/>
    <w:rsid w:val="00D45D66"/>
    <w:rsid w:val="00D47079"/>
    <w:rsid w:val="00D50612"/>
    <w:rsid w:val="00D50AEE"/>
    <w:rsid w:val="00D51396"/>
    <w:rsid w:val="00D62F49"/>
    <w:rsid w:val="00D64B04"/>
    <w:rsid w:val="00D64F0A"/>
    <w:rsid w:val="00D65F30"/>
    <w:rsid w:val="00D66604"/>
    <w:rsid w:val="00D674D0"/>
    <w:rsid w:val="00D7050F"/>
    <w:rsid w:val="00D72D3B"/>
    <w:rsid w:val="00D75359"/>
    <w:rsid w:val="00D84355"/>
    <w:rsid w:val="00D843D3"/>
    <w:rsid w:val="00D84908"/>
    <w:rsid w:val="00D93F29"/>
    <w:rsid w:val="00D94B06"/>
    <w:rsid w:val="00D96080"/>
    <w:rsid w:val="00D9729C"/>
    <w:rsid w:val="00D9742B"/>
    <w:rsid w:val="00DA0F58"/>
    <w:rsid w:val="00DA118D"/>
    <w:rsid w:val="00DB6674"/>
    <w:rsid w:val="00DC3057"/>
    <w:rsid w:val="00DC3CA2"/>
    <w:rsid w:val="00DC4131"/>
    <w:rsid w:val="00DD4988"/>
    <w:rsid w:val="00DD6F13"/>
    <w:rsid w:val="00DE207B"/>
    <w:rsid w:val="00DE21CA"/>
    <w:rsid w:val="00DF06CC"/>
    <w:rsid w:val="00DF2B14"/>
    <w:rsid w:val="00E0049E"/>
    <w:rsid w:val="00E0405C"/>
    <w:rsid w:val="00E07209"/>
    <w:rsid w:val="00E074AE"/>
    <w:rsid w:val="00E1042F"/>
    <w:rsid w:val="00E10A2C"/>
    <w:rsid w:val="00E12AE4"/>
    <w:rsid w:val="00E2184C"/>
    <w:rsid w:val="00E30DDB"/>
    <w:rsid w:val="00E31B1B"/>
    <w:rsid w:val="00E32C7A"/>
    <w:rsid w:val="00E415DD"/>
    <w:rsid w:val="00E47172"/>
    <w:rsid w:val="00E47917"/>
    <w:rsid w:val="00E51CF8"/>
    <w:rsid w:val="00E51D1D"/>
    <w:rsid w:val="00E525B0"/>
    <w:rsid w:val="00E52E77"/>
    <w:rsid w:val="00E54EDA"/>
    <w:rsid w:val="00E576EA"/>
    <w:rsid w:val="00E5787E"/>
    <w:rsid w:val="00E638C8"/>
    <w:rsid w:val="00E6505D"/>
    <w:rsid w:val="00E6551E"/>
    <w:rsid w:val="00E701C6"/>
    <w:rsid w:val="00E71481"/>
    <w:rsid w:val="00E731FD"/>
    <w:rsid w:val="00E75B19"/>
    <w:rsid w:val="00E76D0E"/>
    <w:rsid w:val="00E81458"/>
    <w:rsid w:val="00E81796"/>
    <w:rsid w:val="00E8343F"/>
    <w:rsid w:val="00E9264B"/>
    <w:rsid w:val="00E94751"/>
    <w:rsid w:val="00E9501B"/>
    <w:rsid w:val="00EA20DA"/>
    <w:rsid w:val="00EA4B93"/>
    <w:rsid w:val="00EA6326"/>
    <w:rsid w:val="00EA7FB8"/>
    <w:rsid w:val="00EB0BB6"/>
    <w:rsid w:val="00EB2B51"/>
    <w:rsid w:val="00EB53E9"/>
    <w:rsid w:val="00EC2D63"/>
    <w:rsid w:val="00EC2EE1"/>
    <w:rsid w:val="00EC39FD"/>
    <w:rsid w:val="00EC6066"/>
    <w:rsid w:val="00ED0EDF"/>
    <w:rsid w:val="00ED4013"/>
    <w:rsid w:val="00EE0E78"/>
    <w:rsid w:val="00EE318D"/>
    <w:rsid w:val="00EE3C48"/>
    <w:rsid w:val="00EE614F"/>
    <w:rsid w:val="00EF12DB"/>
    <w:rsid w:val="00EF6615"/>
    <w:rsid w:val="00F00FD9"/>
    <w:rsid w:val="00F01492"/>
    <w:rsid w:val="00F02931"/>
    <w:rsid w:val="00F07AE5"/>
    <w:rsid w:val="00F07F19"/>
    <w:rsid w:val="00F10CAF"/>
    <w:rsid w:val="00F205ED"/>
    <w:rsid w:val="00F2101A"/>
    <w:rsid w:val="00F215B3"/>
    <w:rsid w:val="00F25E44"/>
    <w:rsid w:val="00F26480"/>
    <w:rsid w:val="00F27B03"/>
    <w:rsid w:val="00F3165C"/>
    <w:rsid w:val="00F32C92"/>
    <w:rsid w:val="00F35971"/>
    <w:rsid w:val="00F50C6A"/>
    <w:rsid w:val="00F53B73"/>
    <w:rsid w:val="00F54C44"/>
    <w:rsid w:val="00F60EBC"/>
    <w:rsid w:val="00F637EC"/>
    <w:rsid w:val="00F63928"/>
    <w:rsid w:val="00F63D81"/>
    <w:rsid w:val="00F643FE"/>
    <w:rsid w:val="00F662D2"/>
    <w:rsid w:val="00F83006"/>
    <w:rsid w:val="00F84FF8"/>
    <w:rsid w:val="00F87813"/>
    <w:rsid w:val="00F90842"/>
    <w:rsid w:val="00F93026"/>
    <w:rsid w:val="00F93C96"/>
    <w:rsid w:val="00F96BD2"/>
    <w:rsid w:val="00FA2733"/>
    <w:rsid w:val="00FA63DF"/>
    <w:rsid w:val="00FA7803"/>
    <w:rsid w:val="00FB18E4"/>
    <w:rsid w:val="00FC2188"/>
    <w:rsid w:val="00FC56E3"/>
    <w:rsid w:val="00FD18C7"/>
    <w:rsid w:val="00FD27FA"/>
    <w:rsid w:val="00FD373F"/>
    <w:rsid w:val="00FE5B84"/>
    <w:rsid w:val="00FF0F1E"/>
    <w:rsid w:val="00FF1125"/>
    <w:rsid w:val="00FF5549"/>
    <w:rsid w:val="00FF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qFormat="1"/>
    <w:lsdException w:name="table of figures" w:uiPriority="99"/>
    <w:lsdException w:name="footnote reference" w:locked="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77696"/>
    <w:pPr>
      <w:spacing w:after="200" w:line="276" w:lineRule="auto"/>
    </w:pPr>
    <w:rPr>
      <w:rFonts w:eastAsia="Times New Roman"/>
      <w:sz w:val="22"/>
      <w:szCs w:val="22"/>
    </w:rPr>
  </w:style>
  <w:style w:type="paragraph" w:styleId="Heading1">
    <w:name w:val="heading 1"/>
    <w:basedOn w:val="Normal"/>
    <w:next w:val="Normal"/>
    <w:link w:val="Heading1Char"/>
    <w:qFormat/>
    <w:rsid w:val="00FF0F1E"/>
    <w:pPr>
      <w:keepNext/>
      <w:tabs>
        <w:tab w:val="left" w:pos="567"/>
        <w:tab w:val="left" w:pos="1134"/>
        <w:tab w:val="left" w:pos="1701"/>
        <w:tab w:val="left" w:pos="2268"/>
      </w:tabs>
      <w:spacing w:before="120" w:after="0" w:line="240" w:lineRule="auto"/>
      <w:jc w:val="both"/>
      <w:outlineLvl w:val="0"/>
    </w:pPr>
    <w:rPr>
      <w:rFonts w:ascii="Garamond" w:eastAsia="Calibri" w:hAnsi="Garamond"/>
      <w:b/>
      <w:bCs/>
      <w:sz w:val="24"/>
      <w:szCs w:val="24"/>
    </w:rPr>
  </w:style>
  <w:style w:type="paragraph" w:styleId="Heading2">
    <w:name w:val="heading 2"/>
    <w:basedOn w:val="Normal"/>
    <w:next w:val="Normal"/>
    <w:link w:val="Heading2Char"/>
    <w:qFormat/>
    <w:rsid w:val="00935EC1"/>
    <w:pPr>
      <w:keepNext/>
      <w:keepLines/>
      <w:spacing w:before="200" w:after="0"/>
      <w:outlineLvl w:val="1"/>
    </w:pPr>
    <w:rPr>
      <w:rFonts w:ascii="Cambria" w:eastAsia="Calibri"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80DAA"/>
    <w:pPr>
      <w:spacing w:after="0" w:line="240" w:lineRule="auto"/>
    </w:pPr>
    <w:rPr>
      <w:rFonts w:ascii="Tahoma" w:hAnsi="Tahoma" w:cs="Tahoma"/>
      <w:sz w:val="16"/>
      <w:szCs w:val="16"/>
    </w:rPr>
  </w:style>
  <w:style w:type="paragraph" w:styleId="ListParagraph">
    <w:name w:val="List Paragraph"/>
    <w:basedOn w:val="Normal"/>
    <w:qFormat/>
    <w:rsid w:val="00880DAA"/>
    <w:pPr>
      <w:spacing w:after="0" w:line="240" w:lineRule="auto"/>
      <w:ind w:left="720"/>
    </w:pPr>
    <w:rPr>
      <w:rFonts w:cs="Calibri"/>
    </w:rPr>
  </w:style>
  <w:style w:type="character" w:customStyle="1" w:styleId="BalloonTextChar">
    <w:name w:val="Balloon Text Char"/>
    <w:link w:val="BalloonText"/>
    <w:semiHidden/>
    <w:locked/>
    <w:rsid w:val="00880DAA"/>
    <w:rPr>
      <w:rFonts w:ascii="Tahoma" w:hAnsi="Tahoma" w:cs="Tahoma"/>
      <w:sz w:val="16"/>
      <w:szCs w:val="16"/>
    </w:rPr>
  </w:style>
  <w:style w:type="paragraph" w:customStyle="1" w:styleId="Default">
    <w:name w:val="Default"/>
    <w:rsid w:val="0076268F"/>
    <w:pPr>
      <w:autoSpaceDE w:val="0"/>
      <w:autoSpaceDN w:val="0"/>
      <w:adjustRightInd w:val="0"/>
    </w:pPr>
    <w:rPr>
      <w:rFonts w:ascii="Tw Cen MT" w:eastAsia="Times New Roman" w:hAnsi="Tw Cen MT" w:cs="Tw Cen MT"/>
      <w:color w:val="000000"/>
      <w:sz w:val="24"/>
      <w:szCs w:val="24"/>
    </w:rPr>
  </w:style>
  <w:style w:type="table" w:styleId="TableGrid">
    <w:name w:val="Table Grid"/>
    <w:basedOn w:val="TableNormal"/>
    <w:rsid w:val="006A612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aliases w:val="ft"/>
    <w:basedOn w:val="Normal"/>
    <w:link w:val="FootnoteTextChar"/>
    <w:semiHidden/>
    <w:rsid w:val="0075727E"/>
    <w:pPr>
      <w:spacing w:after="0" w:line="240" w:lineRule="auto"/>
    </w:pPr>
    <w:rPr>
      <w:sz w:val="20"/>
      <w:szCs w:val="20"/>
    </w:rPr>
  </w:style>
  <w:style w:type="character" w:customStyle="1" w:styleId="FootnoteTextChar">
    <w:name w:val="Footnote Text Char"/>
    <w:aliases w:val="ft Char"/>
    <w:link w:val="FootnoteText"/>
    <w:semiHidden/>
    <w:locked/>
    <w:rsid w:val="0075727E"/>
    <w:rPr>
      <w:rFonts w:cs="Times New Roman"/>
      <w:sz w:val="20"/>
      <w:szCs w:val="20"/>
    </w:rPr>
  </w:style>
  <w:style w:type="character" w:styleId="FootnoteReference">
    <w:name w:val="footnote reference"/>
    <w:aliases w:val="ftref"/>
    <w:semiHidden/>
    <w:rsid w:val="0075727E"/>
    <w:rPr>
      <w:rFonts w:cs="Times New Roman"/>
      <w:vertAlign w:val="superscript"/>
    </w:rPr>
  </w:style>
  <w:style w:type="paragraph" w:styleId="Header">
    <w:name w:val="header"/>
    <w:basedOn w:val="Normal"/>
    <w:link w:val="HeaderChar"/>
    <w:semiHidden/>
    <w:rsid w:val="00F32C92"/>
    <w:pPr>
      <w:tabs>
        <w:tab w:val="center" w:pos="4680"/>
        <w:tab w:val="right" w:pos="9360"/>
      </w:tabs>
      <w:spacing w:after="0" w:line="240" w:lineRule="auto"/>
    </w:pPr>
  </w:style>
  <w:style w:type="character" w:customStyle="1" w:styleId="HeaderChar">
    <w:name w:val="Header Char"/>
    <w:link w:val="Header"/>
    <w:semiHidden/>
    <w:locked/>
    <w:rsid w:val="00F32C92"/>
    <w:rPr>
      <w:rFonts w:cs="Times New Roman"/>
    </w:rPr>
  </w:style>
  <w:style w:type="paragraph" w:styleId="Footer">
    <w:name w:val="footer"/>
    <w:basedOn w:val="Normal"/>
    <w:link w:val="FooterChar"/>
    <w:rsid w:val="00F32C92"/>
    <w:pPr>
      <w:tabs>
        <w:tab w:val="center" w:pos="4680"/>
        <w:tab w:val="right" w:pos="9360"/>
      </w:tabs>
      <w:spacing w:after="0" w:line="240" w:lineRule="auto"/>
    </w:pPr>
  </w:style>
  <w:style w:type="character" w:customStyle="1" w:styleId="FooterChar">
    <w:name w:val="Footer Char"/>
    <w:link w:val="Footer"/>
    <w:locked/>
    <w:rsid w:val="00F32C92"/>
    <w:rPr>
      <w:rFonts w:cs="Times New Roman"/>
    </w:rPr>
  </w:style>
  <w:style w:type="character" w:customStyle="1" w:styleId="slug-vol">
    <w:name w:val="slug-vol"/>
    <w:rsid w:val="00B76E92"/>
    <w:rPr>
      <w:rFonts w:cs="Times New Roman"/>
    </w:rPr>
  </w:style>
  <w:style w:type="character" w:customStyle="1" w:styleId="slug-issue">
    <w:name w:val="slug-issue"/>
    <w:rsid w:val="00B76E92"/>
    <w:rPr>
      <w:rFonts w:cs="Times New Roman"/>
    </w:rPr>
  </w:style>
  <w:style w:type="paragraph" w:styleId="NormalWeb">
    <w:name w:val="Normal (Web)"/>
    <w:basedOn w:val="Normal"/>
    <w:semiHidden/>
    <w:rsid w:val="00CA6A70"/>
    <w:pPr>
      <w:spacing w:before="100" w:beforeAutospacing="1" w:after="100" w:afterAutospacing="1" w:line="240" w:lineRule="auto"/>
    </w:pPr>
    <w:rPr>
      <w:rFonts w:ascii="Times New Roman" w:hAnsi="Times New Roman"/>
      <w:sz w:val="24"/>
      <w:szCs w:val="24"/>
    </w:rPr>
  </w:style>
  <w:style w:type="character" w:styleId="CommentReference">
    <w:name w:val="annotation reference"/>
    <w:semiHidden/>
    <w:rsid w:val="000B1B93"/>
    <w:rPr>
      <w:rFonts w:cs="Times New Roman"/>
      <w:sz w:val="16"/>
      <w:szCs w:val="16"/>
    </w:rPr>
  </w:style>
  <w:style w:type="paragraph" w:styleId="CommentText">
    <w:name w:val="annotation text"/>
    <w:basedOn w:val="Normal"/>
    <w:link w:val="CommentTextChar"/>
    <w:semiHidden/>
    <w:rsid w:val="000B1B93"/>
    <w:rPr>
      <w:sz w:val="20"/>
      <w:szCs w:val="20"/>
    </w:rPr>
  </w:style>
  <w:style w:type="character" w:customStyle="1" w:styleId="CommentTextChar">
    <w:name w:val="Comment Text Char"/>
    <w:link w:val="CommentText"/>
    <w:semiHidden/>
    <w:locked/>
    <w:rsid w:val="000B1B93"/>
    <w:rPr>
      <w:rFonts w:ascii="Calibri" w:eastAsia="Times New Roman" w:hAnsi="Calibri" w:cs="Times New Roman"/>
      <w:sz w:val="20"/>
      <w:szCs w:val="20"/>
    </w:rPr>
  </w:style>
  <w:style w:type="character" w:styleId="Strong">
    <w:name w:val="Strong"/>
    <w:qFormat/>
    <w:rsid w:val="007227A4"/>
    <w:rPr>
      <w:rFonts w:cs="Times New Roman"/>
      <w:b/>
      <w:bCs/>
    </w:rPr>
  </w:style>
  <w:style w:type="paragraph" w:styleId="Caption">
    <w:name w:val="caption"/>
    <w:basedOn w:val="Normal"/>
    <w:next w:val="Normal"/>
    <w:qFormat/>
    <w:rsid w:val="004D5826"/>
    <w:pPr>
      <w:spacing w:line="240" w:lineRule="auto"/>
    </w:pPr>
    <w:rPr>
      <w:b/>
      <w:bCs/>
      <w:color w:val="4F81BD"/>
      <w:sz w:val="18"/>
      <w:szCs w:val="18"/>
    </w:rPr>
  </w:style>
  <w:style w:type="character" w:customStyle="1" w:styleId="Heading1Char">
    <w:name w:val="Heading 1 Char"/>
    <w:link w:val="Heading1"/>
    <w:locked/>
    <w:rsid w:val="00FF0F1E"/>
    <w:rPr>
      <w:rFonts w:ascii="Garamond" w:hAnsi="Garamond" w:cs="Times New Roman"/>
      <w:b/>
      <w:bCs/>
      <w:sz w:val="24"/>
      <w:szCs w:val="24"/>
      <w:lang w:val="en-US" w:eastAsia="en-US"/>
    </w:rPr>
  </w:style>
  <w:style w:type="paragraph" w:styleId="TOCHeading">
    <w:name w:val="TOC Heading"/>
    <w:basedOn w:val="Heading1"/>
    <w:next w:val="Normal"/>
    <w:qFormat/>
    <w:rsid w:val="00935EC1"/>
    <w:pPr>
      <w:keepLines/>
      <w:tabs>
        <w:tab w:val="clear" w:pos="567"/>
        <w:tab w:val="clear" w:pos="1134"/>
        <w:tab w:val="clear" w:pos="1701"/>
        <w:tab w:val="clear" w:pos="2268"/>
      </w:tabs>
      <w:spacing w:before="480" w:line="276" w:lineRule="auto"/>
      <w:jc w:val="left"/>
      <w:outlineLvl w:val="9"/>
    </w:pPr>
    <w:rPr>
      <w:rFonts w:ascii="Cambria" w:hAnsi="Cambria"/>
      <w:color w:val="365F91"/>
      <w:sz w:val="28"/>
      <w:szCs w:val="28"/>
    </w:rPr>
  </w:style>
  <w:style w:type="paragraph" w:styleId="TOC1">
    <w:name w:val="toc 1"/>
    <w:basedOn w:val="Normal"/>
    <w:next w:val="Normal"/>
    <w:autoRedefine/>
    <w:rsid w:val="00935EC1"/>
    <w:pPr>
      <w:spacing w:after="100"/>
    </w:pPr>
  </w:style>
  <w:style w:type="character" w:styleId="Hyperlink">
    <w:name w:val="Hyperlink"/>
    <w:uiPriority w:val="99"/>
    <w:rsid w:val="00935EC1"/>
    <w:rPr>
      <w:rFonts w:cs="Times New Roman"/>
      <w:color w:val="0000FF"/>
      <w:u w:val="single"/>
    </w:rPr>
  </w:style>
  <w:style w:type="character" w:customStyle="1" w:styleId="Heading2Char">
    <w:name w:val="Heading 2 Char"/>
    <w:link w:val="Heading2"/>
    <w:semiHidden/>
    <w:locked/>
    <w:rsid w:val="00935EC1"/>
    <w:rPr>
      <w:rFonts w:ascii="Cambria" w:hAnsi="Cambria" w:cs="Times New Roman"/>
      <w:b/>
      <w:bCs/>
      <w:color w:val="4F81BD"/>
      <w:sz w:val="26"/>
      <w:szCs w:val="26"/>
    </w:rPr>
  </w:style>
  <w:style w:type="paragraph" w:styleId="TableofFigures">
    <w:name w:val="table of figures"/>
    <w:basedOn w:val="Normal"/>
    <w:next w:val="Normal"/>
    <w:uiPriority w:val="99"/>
    <w:rsid w:val="00475E23"/>
    <w:pPr>
      <w:spacing w:after="0"/>
    </w:pPr>
  </w:style>
  <w:style w:type="paragraph" w:styleId="TOC2">
    <w:name w:val="toc 2"/>
    <w:basedOn w:val="Normal"/>
    <w:next w:val="Normal"/>
    <w:autoRedefine/>
    <w:rsid w:val="002F0E0E"/>
    <w:pPr>
      <w:spacing w:after="100"/>
      <w:ind w:left="220"/>
    </w:pPr>
  </w:style>
  <w:style w:type="paragraph" w:styleId="CommentSubject">
    <w:name w:val="annotation subject"/>
    <w:basedOn w:val="CommentText"/>
    <w:next w:val="CommentText"/>
    <w:link w:val="CommentSubjectChar"/>
    <w:semiHidden/>
    <w:rsid w:val="00BE6EF7"/>
    <w:pPr>
      <w:spacing w:line="240" w:lineRule="auto"/>
    </w:pPr>
    <w:rPr>
      <w:b/>
      <w:bCs/>
    </w:rPr>
  </w:style>
  <w:style w:type="character" w:customStyle="1" w:styleId="CommentSubjectChar">
    <w:name w:val="Comment Subject Char"/>
    <w:link w:val="CommentSubject"/>
    <w:semiHidden/>
    <w:locked/>
    <w:rsid w:val="00BE6EF7"/>
    <w:rPr>
      <w:rFonts w:ascii="Calibri" w:eastAsia="Times New Roman" w:hAnsi="Calibri" w:cs="Times New Roman"/>
      <w:b/>
      <w:bCs/>
      <w:sz w:val="20"/>
      <w:szCs w:val="20"/>
    </w:rPr>
  </w:style>
  <w:style w:type="paragraph" w:styleId="Revision">
    <w:name w:val="Revision"/>
    <w:hidden/>
    <w:semiHidden/>
    <w:rsid w:val="00BE6EF7"/>
    <w:rPr>
      <w:rFonts w:eastAsia="Times New Roman"/>
      <w:sz w:val="22"/>
      <w:szCs w:val="22"/>
    </w:rPr>
  </w:style>
  <w:style w:type="character" w:styleId="FollowedHyperlink">
    <w:name w:val="FollowedHyperlink"/>
    <w:rsid w:val="004933B4"/>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qFormat="1"/>
    <w:lsdException w:name="table of figures" w:uiPriority="99"/>
    <w:lsdException w:name="footnote reference" w:locked="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77696"/>
    <w:pPr>
      <w:spacing w:after="200" w:line="276" w:lineRule="auto"/>
    </w:pPr>
    <w:rPr>
      <w:rFonts w:eastAsia="Times New Roman"/>
      <w:sz w:val="22"/>
      <w:szCs w:val="22"/>
    </w:rPr>
  </w:style>
  <w:style w:type="paragraph" w:styleId="Heading1">
    <w:name w:val="heading 1"/>
    <w:basedOn w:val="Normal"/>
    <w:next w:val="Normal"/>
    <w:link w:val="Heading1Char"/>
    <w:qFormat/>
    <w:rsid w:val="00FF0F1E"/>
    <w:pPr>
      <w:keepNext/>
      <w:tabs>
        <w:tab w:val="left" w:pos="567"/>
        <w:tab w:val="left" w:pos="1134"/>
        <w:tab w:val="left" w:pos="1701"/>
        <w:tab w:val="left" w:pos="2268"/>
      </w:tabs>
      <w:spacing w:before="120" w:after="0" w:line="240" w:lineRule="auto"/>
      <w:jc w:val="both"/>
      <w:outlineLvl w:val="0"/>
    </w:pPr>
    <w:rPr>
      <w:rFonts w:ascii="Garamond" w:eastAsia="Calibri" w:hAnsi="Garamond"/>
      <w:b/>
      <w:bCs/>
      <w:sz w:val="24"/>
      <w:szCs w:val="24"/>
    </w:rPr>
  </w:style>
  <w:style w:type="paragraph" w:styleId="Heading2">
    <w:name w:val="heading 2"/>
    <w:basedOn w:val="Normal"/>
    <w:next w:val="Normal"/>
    <w:link w:val="Heading2Char"/>
    <w:qFormat/>
    <w:rsid w:val="00935EC1"/>
    <w:pPr>
      <w:keepNext/>
      <w:keepLines/>
      <w:spacing w:before="200" w:after="0"/>
      <w:outlineLvl w:val="1"/>
    </w:pPr>
    <w:rPr>
      <w:rFonts w:ascii="Cambria" w:eastAsia="Calibri"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80DAA"/>
    <w:pPr>
      <w:spacing w:after="0" w:line="240" w:lineRule="auto"/>
    </w:pPr>
    <w:rPr>
      <w:rFonts w:ascii="Tahoma" w:hAnsi="Tahoma" w:cs="Tahoma"/>
      <w:sz w:val="16"/>
      <w:szCs w:val="16"/>
    </w:rPr>
  </w:style>
  <w:style w:type="paragraph" w:styleId="ListParagraph">
    <w:name w:val="List Paragraph"/>
    <w:basedOn w:val="Normal"/>
    <w:qFormat/>
    <w:rsid w:val="00880DAA"/>
    <w:pPr>
      <w:spacing w:after="0" w:line="240" w:lineRule="auto"/>
      <w:ind w:left="720"/>
    </w:pPr>
    <w:rPr>
      <w:rFonts w:cs="Calibri"/>
    </w:rPr>
  </w:style>
  <w:style w:type="character" w:customStyle="1" w:styleId="BalloonTextChar">
    <w:name w:val="Balloon Text Char"/>
    <w:link w:val="BalloonText"/>
    <w:semiHidden/>
    <w:locked/>
    <w:rsid w:val="00880DAA"/>
    <w:rPr>
      <w:rFonts w:ascii="Tahoma" w:hAnsi="Tahoma" w:cs="Tahoma"/>
      <w:sz w:val="16"/>
      <w:szCs w:val="16"/>
    </w:rPr>
  </w:style>
  <w:style w:type="paragraph" w:customStyle="1" w:styleId="Default">
    <w:name w:val="Default"/>
    <w:rsid w:val="0076268F"/>
    <w:pPr>
      <w:autoSpaceDE w:val="0"/>
      <w:autoSpaceDN w:val="0"/>
      <w:adjustRightInd w:val="0"/>
    </w:pPr>
    <w:rPr>
      <w:rFonts w:ascii="Tw Cen MT" w:eastAsia="Times New Roman" w:hAnsi="Tw Cen MT" w:cs="Tw Cen MT"/>
      <w:color w:val="000000"/>
      <w:sz w:val="24"/>
      <w:szCs w:val="24"/>
    </w:rPr>
  </w:style>
  <w:style w:type="table" w:styleId="TableGrid">
    <w:name w:val="Table Grid"/>
    <w:basedOn w:val="TableNormal"/>
    <w:rsid w:val="006A612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aliases w:val="ft"/>
    <w:basedOn w:val="Normal"/>
    <w:link w:val="FootnoteTextChar"/>
    <w:semiHidden/>
    <w:rsid w:val="0075727E"/>
    <w:pPr>
      <w:spacing w:after="0" w:line="240" w:lineRule="auto"/>
    </w:pPr>
    <w:rPr>
      <w:sz w:val="20"/>
      <w:szCs w:val="20"/>
    </w:rPr>
  </w:style>
  <w:style w:type="character" w:customStyle="1" w:styleId="FootnoteTextChar">
    <w:name w:val="Footnote Text Char"/>
    <w:aliases w:val="ft Char"/>
    <w:link w:val="FootnoteText"/>
    <w:semiHidden/>
    <w:locked/>
    <w:rsid w:val="0075727E"/>
    <w:rPr>
      <w:rFonts w:cs="Times New Roman"/>
      <w:sz w:val="20"/>
      <w:szCs w:val="20"/>
    </w:rPr>
  </w:style>
  <w:style w:type="character" w:styleId="FootnoteReference">
    <w:name w:val="footnote reference"/>
    <w:aliases w:val="ftref"/>
    <w:semiHidden/>
    <w:rsid w:val="0075727E"/>
    <w:rPr>
      <w:rFonts w:cs="Times New Roman"/>
      <w:vertAlign w:val="superscript"/>
    </w:rPr>
  </w:style>
  <w:style w:type="paragraph" w:styleId="Header">
    <w:name w:val="header"/>
    <w:basedOn w:val="Normal"/>
    <w:link w:val="HeaderChar"/>
    <w:semiHidden/>
    <w:rsid w:val="00F32C92"/>
    <w:pPr>
      <w:tabs>
        <w:tab w:val="center" w:pos="4680"/>
        <w:tab w:val="right" w:pos="9360"/>
      </w:tabs>
      <w:spacing w:after="0" w:line="240" w:lineRule="auto"/>
    </w:pPr>
  </w:style>
  <w:style w:type="character" w:customStyle="1" w:styleId="HeaderChar">
    <w:name w:val="Header Char"/>
    <w:link w:val="Header"/>
    <w:semiHidden/>
    <w:locked/>
    <w:rsid w:val="00F32C92"/>
    <w:rPr>
      <w:rFonts w:cs="Times New Roman"/>
    </w:rPr>
  </w:style>
  <w:style w:type="paragraph" w:styleId="Footer">
    <w:name w:val="footer"/>
    <w:basedOn w:val="Normal"/>
    <w:link w:val="FooterChar"/>
    <w:rsid w:val="00F32C92"/>
    <w:pPr>
      <w:tabs>
        <w:tab w:val="center" w:pos="4680"/>
        <w:tab w:val="right" w:pos="9360"/>
      </w:tabs>
      <w:spacing w:after="0" w:line="240" w:lineRule="auto"/>
    </w:pPr>
  </w:style>
  <w:style w:type="character" w:customStyle="1" w:styleId="FooterChar">
    <w:name w:val="Footer Char"/>
    <w:link w:val="Footer"/>
    <w:locked/>
    <w:rsid w:val="00F32C92"/>
    <w:rPr>
      <w:rFonts w:cs="Times New Roman"/>
    </w:rPr>
  </w:style>
  <w:style w:type="character" w:customStyle="1" w:styleId="slug-vol">
    <w:name w:val="slug-vol"/>
    <w:rsid w:val="00B76E92"/>
    <w:rPr>
      <w:rFonts w:cs="Times New Roman"/>
    </w:rPr>
  </w:style>
  <w:style w:type="character" w:customStyle="1" w:styleId="slug-issue">
    <w:name w:val="slug-issue"/>
    <w:rsid w:val="00B76E92"/>
    <w:rPr>
      <w:rFonts w:cs="Times New Roman"/>
    </w:rPr>
  </w:style>
  <w:style w:type="paragraph" w:styleId="NormalWeb">
    <w:name w:val="Normal (Web)"/>
    <w:basedOn w:val="Normal"/>
    <w:semiHidden/>
    <w:rsid w:val="00CA6A70"/>
    <w:pPr>
      <w:spacing w:before="100" w:beforeAutospacing="1" w:after="100" w:afterAutospacing="1" w:line="240" w:lineRule="auto"/>
    </w:pPr>
    <w:rPr>
      <w:rFonts w:ascii="Times New Roman" w:hAnsi="Times New Roman"/>
      <w:sz w:val="24"/>
      <w:szCs w:val="24"/>
    </w:rPr>
  </w:style>
  <w:style w:type="character" w:styleId="CommentReference">
    <w:name w:val="annotation reference"/>
    <w:semiHidden/>
    <w:rsid w:val="000B1B93"/>
    <w:rPr>
      <w:rFonts w:cs="Times New Roman"/>
      <w:sz w:val="16"/>
      <w:szCs w:val="16"/>
    </w:rPr>
  </w:style>
  <w:style w:type="paragraph" w:styleId="CommentText">
    <w:name w:val="annotation text"/>
    <w:basedOn w:val="Normal"/>
    <w:link w:val="CommentTextChar"/>
    <w:semiHidden/>
    <w:rsid w:val="000B1B93"/>
    <w:rPr>
      <w:sz w:val="20"/>
      <w:szCs w:val="20"/>
    </w:rPr>
  </w:style>
  <w:style w:type="character" w:customStyle="1" w:styleId="CommentTextChar">
    <w:name w:val="Comment Text Char"/>
    <w:link w:val="CommentText"/>
    <w:semiHidden/>
    <w:locked/>
    <w:rsid w:val="000B1B93"/>
    <w:rPr>
      <w:rFonts w:ascii="Calibri" w:eastAsia="Times New Roman" w:hAnsi="Calibri" w:cs="Times New Roman"/>
      <w:sz w:val="20"/>
      <w:szCs w:val="20"/>
    </w:rPr>
  </w:style>
  <w:style w:type="character" w:styleId="Strong">
    <w:name w:val="Strong"/>
    <w:qFormat/>
    <w:rsid w:val="007227A4"/>
    <w:rPr>
      <w:rFonts w:cs="Times New Roman"/>
      <w:b/>
      <w:bCs/>
    </w:rPr>
  </w:style>
  <w:style w:type="paragraph" w:styleId="Caption">
    <w:name w:val="caption"/>
    <w:basedOn w:val="Normal"/>
    <w:next w:val="Normal"/>
    <w:qFormat/>
    <w:rsid w:val="004D5826"/>
    <w:pPr>
      <w:spacing w:line="240" w:lineRule="auto"/>
    </w:pPr>
    <w:rPr>
      <w:b/>
      <w:bCs/>
      <w:color w:val="4F81BD"/>
      <w:sz w:val="18"/>
      <w:szCs w:val="18"/>
    </w:rPr>
  </w:style>
  <w:style w:type="character" w:customStyle="1" w:styleId="Heading1Char">
    <w:name w:val="Heading 1 Char"/>
    <w:link w:val="Heading1"/>
    <w:locked/>
    <w:rsid w:val="00FF0F1E"/>
    <w:rPr>
      <w:rFonts w:ascii="Garamond" w:hAnsi="Garamond" w:cs="Times New Roman"/>
      <w:b/>
      <w:bCs/>
      <w:sz w:val="24"/>
      <w:szCs w:val="24"/>
      <w:lang w:val="en-US" w:eastAsia="en-US"/>
    </w:rPr>
  </w:style>
  <w:style w:type="paragraph" w:styleId="TOCHeading">
    <w:name w:val="TOC Heading"/>
    <w:basedOn w:val="Heading1"/>
    <w:next w:val="Normal"/>
    <w:qFormat/>
    <w:rsid w:val="00935EC1"/>
    <w:pPr>
      <w:keepLines/>
      <w:tabs>
        <w:tab w:val="clear" w:pos="567"/>
        <w:tab w:val="clear" w:pos="1134"/>
        <w:tab w:val="clear" w:pos="1701"/>
        <w:tab w:val="clear" w:pos="2268"/>
      </w:tabs>
      <w:spacing w:before="480" w:line="276" w:lineRule="auto"/>
      <w:jc w:val="left"/>
      <w:outlineLvl w:val="9"/>
    </w:pPr>
    <w:rPr>
      <w:rFonts w:ascii="Cambria" w:hAnsi="Cambria"/>
      <w:color w:val="365F91"/>
      <w:sz w:val="28"/>
      <w:szCs w:val="28"/>
    </w:rPr>
  </w:style>
  <w:style w:type="paragraph" w:styleId="TOC1">
    <w:name w:val="toc 1"/>
    <w:basedOn w:val="Normal"/>
    <w:next w:val="Normal"/>
    <w:autoRedefine/>
    <w:rsid w:val="00935EC1"/>
    <w:pPr>
      <w:spacing w:after="100"/>
    </w:pPr>
  </w:style>
  <w:style w:type="character" w:styleId="Hyperlink">
    <w:name w:val="Hyperlink"/>
    <w:uiPriority w:val="99"/>
    <w:rsid w:val="00935EC1"/>
    <w:rPr>
      <w:rFonts w:cs="Times New Roman"/>
      <w:color w:val="0000FF"/>
      <w:u w:val="single"/>
    </w:rPr>
  </w:style>
  <w:style w:type="character" w:customStyle="1" w:styleId="Heading2Char">
    <w:name w:val="Heading 2 Char"/>
    <w:link w:val="Heading2"/>
    <w:semiHidden/>
    <w:locked/>
    <w:rsid w:val="00935EC1"/>
    <w:rPr>
      <w:rFonts w:ascii="Cambria" w:hAnsi="Cambria" w:cs="Times New Roman"/>
      <w:b/>
      <w:bCs/>
      <w:color w:val="4F81BD"/>
      <w:sz w:val="26"/>
      <w:szCs w:val="26"/>
    </w:rPr>
  </w:style>
  <w:style w:type="paragraph" w:styleId="TableofFigures">
    <w:name w:val="table of figures"/>
    <w:basedOn w:val="Normal"/>
    <w:next w:val="Normal"/>
    <w:uiPriority w:val="99"/>
    <w:rsid w:val="00475E23"/>
    <w:pPr>
      <w:spacing w:after="0"/>
    </w:pPr>
  </w:style>
  <w:style w:type="paragraph" w:styleId="TOC2">
    <w:name w:val="toc 2"/>
    <w:basedOn w:val="Normal"/>
    <w:next w:val="Normal"/>
    <w:autoRedefine/>
    <w:rsid w:val="002F0E0E"/>
    <w:pPr>
      <w:spacing w:after="100"/>
      <w:ind w:left="220"/>
    </w:pPr>
  </w:style>
  <w:style w:type="paragraph" w:styleId="CommentSubject">
    <w:name w:val="annotation subject"/>
    <w:basedOn w:val="CommentText"/>
    <w:next w:val="CommentText"/>
    <w:link w:val="CommentSubjectChar"/>
    <w:semiHidden/>
    <w:rsid w:val="00BE6EF7"/>
    <w:pPr>
      <w:spacing w:line="240" w:lineRule="auto"/>
    </w:pPr>
    <w:rPr>
      <w:b/>
      <w:bCs/>
    </w:rPr>
  </w:style>
  <w:style w:type="character" w:customStyle="1" w:styleId="CommentSubjectChar">
    <w:name w:val="Comment Subject Char"/>
    <w:link w:val="CommentSubject"/>
    <w:semiHidden/>
    <w:locked/>
    <w:rsid w:val="00BE6EF7"/>
    <w:rPr>
      <w:rFonts w:ascii="Calibri" w:eastAsia="Times New Roman" w:hAnsi="Calibri" w:cs="Times New Roman"/>
      <w:b/>
      <w:bCs/>
      <w:sz w:val="20"/>
      <w:szCs w:val="20"/>
    </w:rPr>
  </w:style>
  <w:style w:type="paragraph" w:styleId="Revision">
    <w:name w:val="Revision"/>
    <w:hidden/>
    <w:semiHidden/>
    <w:rsid w:val="00BE6EF7"/>
    <w:rPr>
      <w:rFonts w:eastAsia="Times New Roman"/>
      <w:sz w:val="22"/>
      <w:szCs w:val="22"/>
    </w:rPr>
  </w:style>
  <w:style w:type="character" w:styleId="FollowedHyperlink">
    <w:name w:val="FollowedHyperlink"/>
    <w:rsid w:val="004933B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72"/>
              <w:marTop w:val="96"/>
              <w:marBottom w:val="0"/>
              <w:divBdr>
                <w:top w:val="none" w:sz="0" w:space="0" w:color="auto"/>
                <w:left w:val="none" w:sz="0" w:space="0" w:color="auto"/>
                <w:bottom w:val="none" w:sz="0" w:space="0" w:color="auto"/>
                <w:right w:val="none" w:sz="0" w:space="0" w:color="auto"/>
              </w:divBdr>
              <w:divsChild>
                <w:div w:id="27">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sChild>
        <w:div w:id="28">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6084"/>
                  <w:marTop w:val="0"/>
                  <w:marBottom w:val="0"/>
                  <w:divBdr>
                    <w:top w:val="none" w:sz="0" w:space="0" w:color="auto"/>
                    <w:left w:val="none" w:sz="0" w:space="0" w:color="auto"/>
                    <w:bottom w:val="none" w:sz="0" w:space="0" w:color="auto"/>
                    <w:right w:val="none" w:sz="0" w:space="0" w:color="auto"/>
                  </w:divBdr>
                  <w:divsChild>
                    <w:div w:id="26">
                      <w:marLeft w:val="0"/>
                      <w:marRight w:val="5844"/>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30"/>
                              <w:marBottom w:val="0"/>
                              <w:divBdr>
                                <w:top w:val="single" w:sz="4" w:space="2" w:color="CCCCCC"/>
                                <w:left w:val="single" w:sz="4" w:space="2" w:color="CCCCCC"/>
                                <w:bottom w:val="single" w:sz="4" w:space="2" w:color="CCCCCC"/>
                                <w:right w:val="single" w:sz="4" w:space="2" w:color="CCCCCC"/>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20"/>
                              <w:marBottom w:val="36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72"/>
              <w:marTop w:val="96"/>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
      </w:divsChild>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Users\dheadey\Documents\Economics\Users\dheadey\Documents\Economics\country%20work\Ethiopia\Livestock\USAID%20policy%20brief\IFPRI%20paper%20-%20future%20of%20pastoralism%20in%20the%20horn%20(28-10-2011).docx" TargetMode="External"/><Relationship Id="rId17" Type="http://schemas.openxmlformats.org/officeDocument/2006/relationships/chart" Target="charts/chart1.xml"/><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Users\dheadey\Documents\Economics\Users\dheadey\Documents\Economics\country%20work\Ethiopia\Livestock\USAID%20policy%20brief\IFPRI%20paper%20-%20future%20of%20pastoralism%20in%20the%20horn%20(28-10-2011).docx" TargetMode="External"/><Relationship Id="rId24" Type="http://schemas.openxmlformats.org/officeDocument/2006/relationships/header" Target="header3.xml"/><Relationship Id="rId32" Type="http://schemas.openxmlformats.org/officeDocument/2006/relationships/hyperlink" Target="http://iis-db.stanford.edu/pubs/22133/Timmer_wendt_lecture.pdf"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footer" Target="footer2.xml"/><Relationship Id="rId28" Type="http://schemas.openxmlformats.org/officeDocument/2006/relationships/image" Target="media/image9.png"/><Relationship Id="rId10" Type="http://schemas.openxmlformats.org/officeDocument/2006/relationships/hyperlink" Target="file:///D:\Users\dheadey\Documents\Economics\Users\dheadey\Documents\Economics\country%20work\Ethiopia\Livestock\USAID%20policy%20brief\IFPRI%20paper%20-%20future%20of%20pastoralism%20in%20the%20horn%20(28-10-2011).docx" TargetMode="External"/><Relationship Id="rId19" Type="http://schemas.openxmlformats.org/officeDocument/2006/relationships/image" Target="media/image6.emf"/><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footer" Target="footer1.xml"/><Relationship Id="rId27" Type="http://schemas.openxmlformats.org/officeDocument/2006/relationships/image" Target="media/image8.jpeg"/><Relationship Id="rId30" Type="http://schemas.openxmlformats.org/officeDocument/2006/relationships/image" Target="media/image100.emf"/></Relationships>
</file>

<file path=word/charts/_rels/chart1.xml.rels><?xml version="1.0" encoding="UTF-8" standalone="yes"?>
<Relationships xmlns="http://schemas.openxmlformats.org/package/2006/relationships"><Relationship Id="rId1" Type="http://schemas.openxmlformats.org/officeDocument/2006/relationships/oleObject" Target="file:///D:\Users\dheadey\Documents\Economics\country%20work\Ethiopia\Livestock\USAID%20policy%20brief\trends%20in%20drought%20affected%20pop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stacked"/>
        <c:varyColors val="0"/>
        <c:ser>
          <c:idx val="0"/>
          <c:order val="0"/>
          <c:tx>
            <c:strRef>
              <c:f>Sheet1!$B$1</c:f>
              <c:strCache>
                <c:ptCount val="1"/>
                <c:pt idx="0">
                  <c:v>Ethiopia</c:v>
                </c:pt>
              </c:strCache>
            </c:strRef>
          </c:tx>
          <c:spPr>
            <a:solidFill>
              <a:schemeClr val="tx1">
                <a:lumMod val="85000"/>
                <a:lumOff val="15000"/>
              </a:schemeClr>
            </a:solidFill>
            <a:ln>
              <a:solidFill>
                <a:schemeClr val="tx1"/>
              </a:solidFill>
            </a:ln>
          </c:spPr>
          <c:invertIfNegative val="0"/>
          <c:cat>
            <c:numRef>
              <c:f>Sheet1!$A$2:$A$42</c:f>
              <c:numCache>
                <c:formatCode>General</c:formatCod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numCache>
            </c:numRef>
          </c:cat>
          <c:val>
            <c:numRef>
              <c:f>Sheet1!$B$2:$B$42</c:f>
              <c:numCache>
                <c:formatCode>General</c:formatCode>
                <c:ptCount val="41"/>
                <c:pt idx="3" formatCode="#,##0">
                  <c:v>3000000</c:v>
                </c:pt>
                <c:pt idx="13" formatCode="#,##0">
                  <c:v>7750000</c:v>
                </c:pt>
                <c:pt idx="17" formatCode="#,##0">
                  <c:v>7000000</c:v>
                </c:pt>
                <c:pt idx="19" formatCode="#,##0">
                  <c:v>6500000</c:v>
                </c:pt>
                <c:pt idx="27" formatCode="#,##0">
                  <c:v>986200</c:v>
                </c:pt>
                <c:pt idx="29" formatCode="#,##0">
                  <c:v>4900000</c:v>
                </c:pt>
                <c:pt idx="33" formatCode="#,##0">
                  <c:v>12600000</c:v>
                </c:pt>
                <c:pt idx="35" formatCode="#,##0">
                  <c:v>2600000</c:v>
                </c:pt>
                <c:pt idx="38" formatCode="#,##0">
                  <c:v>6400000</c:v>
                </c:pt>
                <c:pt idx="39" formatCode="#,##0">
                  <c:v>6200000</c:v>
                </c:pt>
                <c:pt idx="40" formatCode="#,##0">
                  <c:v>3200000</c:v>
                </c:pt>
              </c:numCache>
            </c:numRef>
          </c:val>
        </c:ser>
        <c:ser>
          <c:idx val="1"/>
          <c:order val="1"/>
          <c:tx>
            <c:strRef>
              <c:f>Sheet1!$C$1</c:f>
              <c:strCache>
                <c:ptCount val="1"/>
                <c:pt idx="0">
                  <c:v>Kenya</c:v>
                </c:pt>
              </c:strCache>
            </c:strRef>
          </c:tx>
          <c:spPr>
            <a:ln>
              <a:solidFill>
                <a:schemeClr val="tx1"/>
              </a:solidFill>
            </a:ln>
          </c:spPr>
          <c:invertIfNegative val="0"/>
          <c:dPt>
            <c:idx val="21"/>
            <c:invertIfNegative val="0"/>
            <c:bubble3D val="0"/>
            <c:spPr>
              <a:solidFill>
                <a:schemeClr val="bg1">
                  <a:lumMod val="50000"/>
                </a:schemeClr>
              </a:solidFill>
              <a:ln>
                <a:solidFill>
                  <a:schemeClr val="tx1"/>
                </a:solidFill>
              </a:ln>
            </c:spPr>
          </c:dPt>
          <c:cat>
            <c:numRef>
              <c:f>Sheet1!$A$2:$A$42</c:f>
              <c:numCache>
                <c:formatCode>General</c:formatCod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numCache>
            </c:numRef>
          </c:cat>
          <c:val>
            <c:numRef>
              <c:f>Sheet1!$C$2:$C$42</c:f>
              <c:numCache>
                <c:formatCode>#,##0</c:formatCode>
                <c:ptCount val="41"/>
                <c:pt idx="1">
                  <c:v>150000</c:v>
                </c:pt>
                <c:pt idx="9">
                  <c:v>40000</c:v>
                </c:pt>
                <c:pt idx="14">
                  <c:v>600000</c:v>
                </c:pt>
                <c:pt idx="21">
                  <c:v>2700000</c:v>
                </c:pt>
                <c:pt idx="24">
                  <c:v>1200000</c:v>
                </c:pt>
                <c:pt idx="27">
                  <c:v>1600000</c:v>
                </c:pt>
                <c:pt idx="29">
                  <c:v>2300000</c:v>
                </c:pt>
                <c:pt idx="34">
                  <c:v>2300000</c:v>
                </c:pt>
                <c:pt idx="35">
                  <c:v>3500000</c:v>
                </c:pt>
                <c:pt idx="38">
                  <c:v>3800000</c:v>
                </c:pt>
                <c:pt idx="40">
                  <c:v>3500000</c:v>
                </c:pt>
              </c:numCache>
            </c:numRef>
          </c:val>
        </c:ser>
        <c:ser>
          <c:idx val="2"/>
          <c:order val="2"/>
          <c:tx>
            <c:strRef>
              <c:f>Sheet1!$D$1</c:f>
              <c:strCache>
                <c:ptCount val="1"/>
                <c:pt idx="0">
                  <c:v>Somalia</c:v>
                </c:pt>
              </c:strCache>
            </c:strRef>
          </c:tx>
          <c:spPr>
            <a:solidFill>
              <a:schemeClr val="tx1">
                <a:lumMod val="65000"/>
                <a:lumOff val="35000"/>
              </a:schemeClr>
            </a:solidFill>
            <a:ln>
              <a:solidFill>
                <a:schemeClr val="tx1"/>
              </a:solidFill>
            </a:ln>
          </c:spPr>
          <c:invertIfNegative val="0"/>
          <c:cat>
            <c:numRef>
              <c:f>Sheet1!$A$2:$A$42</c:f>
              <c:numCache>
                <c:formatCode>General</c:formatCod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numCache>
            </c:numRef>
          </c:cat>
          <c:val>
            <c:numRef>
              <c:f>Sheet1!$D$2:$D$42</c:f>
              <c:numCache>
                <c:formatCode>General</c:formatCode>
                <c:ptCount val="41"/>
                <c:pt idx="4" formatCode="#,##0">
                  <c:v>230000</c:v>
                </c:pt>
                <c:pt idx="10">
                  <c:v>0</c:v>
                </c:pt>
                <c:pt idx="13">
                  <c:v>0</c:v>
                </c:pt>
                <c:pt idx="17" formatCode="#,##0">
                  <c:v>500000</c:v>
                </c:pt>
                <c:pt idx="18">
                  <c:v>30000</c:v>
                </c:pt>
                <c:pt idx="29" formatCode="#,##0">
                  <c:v>53500</c:v>
                </c:pt>
                <c:pt idx="30" formatCode="#,##0">
                  <c:v>1200000</c:v>
                </c:pt>
                <c:pt idx="34" formatCode="#,##0">
                  <c:v>200000</c:v>
                </c:pt>
                <c:pt idx="35">
                  <c:v>0</c:v>
                </c:pt>
                <c:pt idx="38" formatCode="#,##0">
                  <c:v>3300000</c:v>
                </c:pt>
                <c:pt idx="40" formatCode="#,##0">
                  <c:v>2850000</c:v>
                </c:pt>
              </c:numCache>
            </c:numRef>
          </c:val>
        </c:ser>
        <c:ser>
          <c:idx val="3"/>
          <c:order val="3"/>
          <c:tx>
            <c:strRef>
              <c:f>Sheet1!$E$1</c:f>
              <c:strCache>
                <c:ptCount val="1"/>
                <c:pt idx="0">
                  <c:v>Djibouti</c:v>
                </c:pt>
              </c:strCache>
            </c:strRef>
          </c:tx>
          <c:spPr>
            <a:solidFill>
              <a:schemeClr val="bg1">
                <a:lumMod val="85000"/>
              </a:schemeClr>
            </a:solidFill>
            <a:ln>
              <a:solidFill>
                <a:schemeClr val="tx1"/>
              </a:solidFill>
            </a:ln>
          </c:spPr>
          <c:invertIfNegative val="0"/>
          <c:val>
            <c:numRef>
              <c:f>Sheet1!$E$2:$E$42</c:f>
              <c:numCache>
                <c:formatCode>General</c:formatCode>
                <c:ptCount val="41"/>
                <c:pt idx="10">
                  <c:v>145000</c:v>
                </c:pt>
                <c:pt idx="13">
                  <c:v>80000</c:v>
                </c:pt>
                <c:pt idx="26">
                  <c:v>100000</c:v>
                </c:pt>
                <c:pt idx="31">
                  <c:v>100000</c:v>
                </c:pt>
                <c:pt idx="35">
                  <c:v>150000</c:v>
                </c:pt>
                <c:pt idx="37">
                  <c:v>42750</c:v>
                </c:pt>
                <c:pt idx="38">
                  <c:v>340000</c:v>
                </c:pt>
                <c:pt idx="40">
                  <c:v>120000</c:v>
                </c:pt>
              </c:numCache>
            </c:numRef>
          </c:val>
        </c:ser>
        <c:dLbls>
          <c:showLegendKey val="0"/>
          <c:showVal val="0"/>
          <c:showCatName val="0"/>
          <c:showSerName val="0"/>
          <c:showPercent val="0"/>
          <c:showBubbleSize val="0"/>
        </c:dLbls>
        <c:gapWidth val="0"/>
        <c:overlap val="100"/>
        <c:axId val="201841280"/>
        <c:axId val="201863552"/>
      </c:barChart>
      <c:catAx>
        <c:axId val="201841280"/>
        <c:scaling>
          <c:orientation val="minMax"/>
        </c:scaling>
        <c:delete val="0"/>
        <c:axPos val="b"/>
        <c:numFmt formatCode="General" sourceLinked="1"/>
        <c:majorTickMark val="out"/>
        <c:minorTickMark val="none"/>
        <c:tickLblPos val="nextTo"/>
        <c:crossAx val="201863552"/>
        <c:crosses val="autoZero"/>
        <c:auto val="1"/>
        <c:lblAlgn val="ctr"/>
        <c:lblOffset val="100"/>
        <c:noMultiLvlLbl val="0"/>
      </c:catAx>
      <c:valAx>
        <c:axId val="201863552"/>
        <c:scaling>
          <c:orientation val="minMax"/>
          <c:max val="14000000"/>
        </c:scaling>
        <c:delete val="0"/>
        <c:axPos val="l"/>
        <c:majorGridlines/>
        <c:title>
          <c:tx>
            <c:rich>
              <a:bodyPr rot="-5400000" vert="horz"/>
              <a:lstStyle/>
              <a:p>
                <a:pPr>
                  <a:defRPr/>
                </a:pPr>
                <a:r>
                  <a:rPr lang="en-US"/>
                  <a:t>Number of people "affected" by drought</a:t>
                </a:r>
              </a:p>
            </c:rich>
          </c:tx>
          <c:layout>
            <c:manualLayout>
              <c:xMode val="edge"/>
              <c:yMode val="edge"/>
              <c:x val="1.6563146997929608E-2"/>
              <c:y val="6.2921167549049584E-2"/>
            </c:manualLayout>
          </c:layout>
          <c:overlay val="0"/>
        </c:title>
        <c:numFmt formatCode="General" sourceLinked="1"/>
        <c:majorTickMark val="out"/>
        <c:minorTickMark val="none"/>
        <c:tickLblPos val="nextTo"/>
        <c:crossAx val="201841280"/>
        <c:crosses val="autoZero"/>
        <c:crossBetween val="between"/>
      </c:valAx>
    </c:plotArea>
    <c:legend>
      <c:legendPos val="t"/>
      <c:layout>
        <c:manualLayout>
          <c:xMode val="edge"/>
          <c:yMode val="edge"/>
          <c:x val="0.36775549795406021"/>
          <c:y val="0.18055555555555555"/>
          <c:w val="0.41336137330659756"/>
          <c:h val="6.7917065666205506E-2"/>
        </c:manualLayout>
      </c:layout>
      <c:overlay val="1"/>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E229D-3114-410B-9290-8346080F6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17110</Words>
  <Characters>97528</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114410</CharactersWithSpaces>
  <SharedDoc>false</SharedDoc>
  <HLinks>
    <vt:vector size="204" baseType="variant">
      <vt:variant>
        <vt:i4>8060974</vt:i4>
      </vt:variant>
      <vt:variant>
        <vt:i4>261</vt:i4>
      </vt:variant>
      <vt:variant>
        <vt:i4>0</vt:i4>
      </vt:variant>
      <vt:variant>
        <vt:i4>5</vt:i4>
      </vt:variant>
      <vt:variant>
        <vt:lpwstr>http://iis-db.stanford.edu/pubs/22133/Timmer_wendt_lecture.pdf</vt:lpwstr>
      </vt:variant>
      <vt:variant>
        <vt:lpwstr/>
      </vt:variant>
      <vt:variant>
        <vt:i4>6881314</vt:i4>
      </vt:variant>
      <vt:variant>
        <vt:i4>197</vt:i4>
      </vt:variant>
      <vt:variant>
        <vt:i4>0</vt:i4>
      </vt:variant>
      <vt:variant>
        <vt:i4>5</vt:i4>
      </vt:variant>
      <vt:variant>
        <vt:lpwstr>D:\Users\dheadey\Documents\Economics\Users\dheadey\Documents\Economics\country work\Ethiopia\Livestock\USAID policy brief\IFPRI paper - future of pastoralism in the horn (28-10-2011).docx</vt:lpwstr>
      </vt:variant>
      <vt:variant>
        <vt:lpwstr>_Toc308443611</vt:lpwstr>
      </vt:variant>
      <vt:variant>
        <vt:i4>6881314</vt:i4>
      </vt:variant>
      <vt:variant>
        <vt:i4>191</vt:i4>
      </vt:variant>
      <vt:variant>
        <vt:i4>0</vt:i4>
      </vt:variant>
      <vt:variant>
        <vt:i4>5</vt:i4>
      </vt:variant>
      <vt:variant>
        <vt:lpwstr>D:\Users\dheadey\Documents\Economics\Users\dheadey\Documents\Economics\country work\Ethiopia\Livestock\USAID policy brief\IFPRI paper - future of pastoralism in the horn (28-10-2011).docx</vt:lpwstr>
      </vt:variant>
      <vt:variant>
        <vt:lpwstr>_Toc308443610</vt:lpwstr>
      </vt:variant>
      <vt:variant>
        <vt:i4>6815778</vt:i4>
      </vt:variant>
      <vt:variant>
        <vt:i4>185</vt:i4>
      </vt:variant>
      <vt:variant>
        <vt:i4>0</vt:i4>
      </vt:variant>
      <vt:variant>
        <vt:i4>5</vt:i4>
      </vt:variant>
      <vt:variant>
        <vt:lpwstr>D:\Users\dheadey\Documents\Economics\Users\dheadey\Documents\Economics\country work\Ethiopia\Livestock\USAID policy brief\IFPRI paper - future of pastoralism in the horn (28-10-2011).docx</vt:lpwstr>
      </vt:variant>
      <vt:variant>
        <vt:lpwstr>_Toc308443609</vt:lpwstr>
      </vt:variant>
      <vt:variant>
        <vt:i4>1048633</vt:i4>
      </vt:variant>
      <vt:variant>
        <vt:i4>176</vt:i4>
      </vt:variant>
      <vt:variant>
        <vt:i4>0</vt:i4>
      </vt:variant>
      <vt:variant>
        <vt:i4>5</vt:i4>
      </vt:variant>
      <vt:variant>
        <vt:lpwstr/>
      </vt:variant>
      <vt:variant>
        <vt:lpwstr>_Toc308443608</vt:lpwstr>
      </vt:variant>
      <vt:variant>
        <vt:i4>1048633</vt:i4>
      </vt:variant>
      <vt:variant>
        <vt:i4>170</vt:i4>
      </vt:variant>
      <vt:variant>
        <vt:i4>0</vt:i4>
      </vt:variant>
      <vt:variant>
        <vt:i4>5</vt:i4>
      </vt:variant>
      <vt:variant>
        <vt:lpwstr/>
      </vt:variant>
      <vt:variant>
        <vt:lpwstr>_Toc308443607</vt:lpwstr>
      </vt:variant>
      <vt:variant>
        <vt:i4>1048633</vt:i4>
      </vt:variant>
      <vt:variant>
        <vt:i4>164</vt:i4>
      </vt:variant>
      <vt:variant>
        <vt:i4>0</vt:i4>
      </vt:variant>
      <vt:variant>
        <vt:i4>5</vt:i4>
      </vt:variant>
      <vt:variant>
        <vt:lpwstr/>
      </vt:variant>
      <vt:variant>
        <vt:lpwstr>_Toc308443606</vt:lpwstr>
      </vt:variant>
      <vt:variant>
        <vt:i4>1048633</vt:i4>
      </vt:variant>
      <vt:variant>
        <vt:i4>158</vt:i4>
      </vt:variant>
      <vt:variant>
        <vt:i4>0</vt:i4>
      </vt:variant>
      <vt:variant>
        <vt:i4>5</vt:i4>
      </vt:variant>
      <vt:variant>
        <vt:lpwstr/>
      </vt:variant>
      <vt:variant>
        <vt:lpwstr>_Toc308443605</vt:lpwstr>
      </vt:variant>
      <vt:variant>
        <vt:i4>1048633</vt:i4>
      </vt:variant>
      <vt:variant>
        <vt:i4>152</vt:i4>
      </vt:variant>
      <vt:variant>
        <vt:i4>0</vt:i4>
      </vt:variant>
      <vt:variant>
        <vt:i4>5</vt:i4>
      </vt:variant>
      <vt:variant>
        <vt:lpwstr/>
      </vt:variant>
      <vt:variant>
        <vt:lpwstr>_Toc308443604</vt:lpwstr>
      </vt:variant>
      <vt:variant>
        <vt:i4>1048633</vt:i4>
      </vt:variant>
      <vt:variant>
        <vt:i4>146</vt:i4>
      </vt:variant>
      <vt:variant>
        <vt:i4>0</vt:i4>
      </vt:variant>
      <vt:variant>
        <vt:i4>5</vt:i4>
      </vt:variant>
      <vt:variant>
        <vt:lpwstr/>
      </vt:variant>
      <vt:variant>
        <vt:lpwstr>_Toc308443603</vt:lpwstr>
      </vt:variant>
      <vt:variant>
        <vt:i4>1048633</vt:i4>
      </vt:variant>
      <vt:variant>
        <vt:i4>140</vt:i4>
      </vt:variant>
      <vt:variant>
        <vt:i4>0</vt:i4>
      </vt:variant>
      <vt:variant>
        <vt:i4>5</vt:i4>
      </vt:variant>
      <vt:variant>
        <vt:lpwstr/>
      </vt:variant>
      <vt:variant>
        <vt:lpwstr>_Toc308443602</vt:lpwstr>
      </vt:variant>
      <vt:variant>
        <vt:i4>1048633</vt:i4>
      </vt:variant>
      <vt:variant>
        <vt:i4>134</vt:i4>
      </vt:variant>
      <vt:variant>
        <vt:i4>0</vt:i4>
      </vt:variant>
      <vt:variant>
        <vt:i4>5</vt:i4>
      </vt:variant>
      <vt:variant>
        <vt:lpwstr/>
      </vt:variant>
      <vt:variant>
        <vt:lpwstr>_Toc308443601</vt:lpwstr>
      </vt:variant>
      <vt:variant>
        <vt:i4>1572922</vt:i4>
      </vt:variant>
      <vt:variant>
        <vt:i4>125</vt:i4>
      </vt:variant>
      <vt:variant>
        <vt:i4>0</vt:i4>
      </vt:variant>
      <vt:variant>
        <vt:i4>5</vt:i4>
      </vt:variant>
      <vt:variant>
        <vt:lpwstr/>
      </vt:variant>
      <vt:variant>
        <vt:lpwstr>_Toc308443581</vt:lpwstr>
      </vt:variant>
      <vt:variant>
        <vt:i4>1572922</vt:i4>
      </vt:variant>
      <vt:variant>
        <vt:i4>119</vt:i4>
      </vt:variant>
      <vt:variant>
        <vt:i4>0</vt:i4>
      </vt:variant>
      <vt:variant>
        <vt:i4>5</vt:i4>
      </vt:variant>
      <vt:variant>
        <vt:lpwstr/>
      </vt:variant>
      <vt:variant>
        <vt:lpwstr>_Toc308443580</vt:lpwstr>
      </vt:variant>
      <vt:variant>
        <vt:i4>1507386</vt:i4>
      </vt:variant>
      <vt:variant>
        <vt:i4>113</vt:i4>
      </vt:variant>
      <vt:variant>
        <vt:i4>0</vt:i4>
      </vt:variant>
      <vt:variant>
        <vt:i4>5</vt:i4>
      </vt:variant>
      <vt:variant>
        <vt:lpwstr/>
      </vt:variant>
      <vt:variant>
        <vt:lpwstr>_Toc308443579</vt:lpwstr>
      </vt:variant>
      <vt:variant>
        <vt:i4>1507386</vt:i4>
      </vt:variant>
      <vt:variant>
        <vt:i4>107</vt:i4>
      </vt:variant>
      <vt:variant>
        <vt:i4>0</vt:i4>
      </vt:variant>
      <vt:variant>
        <vt:i4>5</vt:i4>
      </vt:variant>
      <vt:variant>
        <vt:lpwstr/>
      </vt:variant>
      <vt:variant>
        <vt:lpwstr>_Toc308443578</vt:lpwstr>
      </vt:variant>
      <vt:variant>
        <vt:i4>1507386</vt:i4>
      </vt:variant>
      <vt:variant>
        <vt:i4>101</vt:i4>
      </vt:variant>
      <vt:variant>
        <vt:i4>0</vt:i4>
      </vt:variant>
      <vt:variant>
        <vt:i4>5</vt:i4>
      </vt:variant>
      <vt:variant>
        <vt:lpwstr/>
      </vt:variant>
      <vt:variant>
        <vt:lpwstr>_Toc308443577</vt:lpwstr>
      </vt:variant>
      <vt:variant>
        <vt:i4>1507386</vt:i4>
      </vt:variant>
      <vt:variant>
        <vt:i4>95</vt:i4>
      </vt:variant>
      <vt:variant>
        <vt:i4>0</vt:i4>
      </vt:variant>
      <vt:variant>
        <vt:i4>5</vt:i4>
      </vt:variant>
      <vt:variant>
        <vt:lpwstr/>
      </vt:variant>
      <vt:variant>
        <vt:lpwstr>_Toc308443576</vt:lpwstr>
      </vt:variant>
      <vt:variant>
        <vt:i4>1507386</vt:i4>
      </vt:variant>
      <vt:variant>
        <vt:i4>89</vt:i4>
      </vt:variant>
      <vt:variant>
        <vt:i4>0</vt:i4>
      </vt:variant>
      <vt:variant>
        <vt:i4>5</vt:i4>
      </vt:variant>
      <vt:variant>
        <vt:lpwstr/>
      </vt:variant>
      <vt:variant>
        <vt:lpwstr>_Toc308443575</vt:lpwstr>
      </vt:variant>
      <vt:variant>
        <vt:i4>1310772</vt:i4>
      </vt:variant>
      <vt:variant>
        <vt:i4>80</vt:i4>
      </vt:variant>
      <vt:variant>
        <vt:i4>0</vt:i4>
      </vt:variant>
      <vt:variant>
        <vt:i4>5</vt:i4>
      </vt:variant>
      <vt:variant>
        <vt:lpwstr/>
      </vt:variant>
      <vt:variant>
        <vt:lpwstr>_Toc315372536</vt:lpwstr>
      </vt:variant>
      <vt:variant>
        <vt:i4>1310772</vt:i4>
      </vt:variant>
      <vt:variant>
        <vt:i4>74</vt:i4>
      </vt:variant>
      <vt:variant>
        <vt:i4>0</vt:i4>
      </vt:variant>
      <vt:variant>
        <vt:i4>5</vt:i4>
      </vt:variant>
      <vt:variant>
        <vt:lpwstr/>
      </vt:variant>
      <vt:variant>
        <vt:lpwstr>_Toc315372535</vt:lpwstr>
      </vt:variant>
      <vt:variant>
        <vt:i4>1310772</vt:i4>
      </vt:variant>
      <vt:variant>
        <vt:i4>68</vt:i4>
      </vt:variant>
      <vt:variant>
        <vt:i4>0</vt:i4>
      </vt:variant>
      <vt:variant>
        <vt:i4>5</vt:i4>
      </vt:variant>
      <vt:variant>
        <vt:lpwstr/>
      </vt:variant>
      <vt:variant>
        <vt:lpwstr>_Toc315372534</vt:lpwstr>
      </vt:variant>
      <vt:variant>
        <vt:i4>1310772</vt:i4>
      </vt:variant>
      <vt:variant>
        <vt:i4>62</vt:i4>
      </vt:variant>
      <vt:variant>
        <vt:i4>0</vt:i4>
      </vt:variant>
      <vt:variant>
        <vt:i4>5</vt:i4>
      </vt:variant>
      <vt:variant>
        <vt:lpwstr/>
      </vt:variant>
      <vt:variant>
        <vt:lpwstr>_Toc315372533</vt:lpwstr>
      </vt:variant>
      <vt:variant>
        <vt:i4>1310772</vt:i4>
      </vt:variant>
      <vt:variant>
        <vt:i4>56</vt:i4>
      </vt:variant>
      <vt:variant>
        <vt:i4>0</vt:i4>
      </vt:variant>
      <vt:variant>
        <vt:i4>5</vt:i4>
      </vt:variant>
      <vt:variant>
        <vt:lpwstr/>
      </vt:variant>
      <vt:variant>
        <vt:lpwstr>_Toc315372532</vt:lpwstr>
      </vt:variant>
      <vt:variant>
        <vt:i4>1310772</vt:i4>
      </vt:variant>
      <vt:variant>
        <vt:i4>50</vt:i4>
      </vt:variant>
      <vt:variant>
        <vt:i4>0</vt:i4>
      </vt:variant>
      <vt:variant>
        <vt:i4>5</vt:i4>
      </vt:variant>
      <vt:variant>
        <vt:lpwstr/>
      </vt:variant>
      <vt:variant>
        <vt:lpwstr>_Toc315372531</vt:lpwstr>
      </vt:variant>
      <vt:variant>
        <vt:i4>1310772</vt:i4>
      </vt:variant>
      <vt:variant>
        <vt:i4>44</vt:i4>
      </vt:variant>
      <vt:variant>
        <vt:i4>0</vt:i4>
      </vt:variant>
      <vt:variant>
        <vt:i4>5</vt:i4>
      </vt:variant>
      <vt:variant>
        <vt:lpwstr/>
      </vt:variant>
      <vt:variant>
        <vt:lpwstr>_Toc315372530</vt:lpwstr>
      </vt:variant>
      <vt:variant>
        <vt:i4>1376308</vt:i4>
      </vt:variant>
      <vt:variant>
        <vt:i4>38</vt:i4>
      </vt:variant>
      <vt:variant>
        <vt:i4>0</vt:i4>
      </vt:variant>
      <vt:variant>
        <vt:i4>5</vt:i4>
      </vt:variant>
      <vt:variant>
        <vt:lpwstr/>
      </vt:variant>
      <vt:variant>
        <vt:lpwstr>_Toc315372529</vt:lpwstr>
      </vt:variant>
      <vt:variant>
        <vt:i4>1376308</vt:i4>
      </vt:variant>
      <vt:variant>
        <vt:i4>32</vt:i4>
      </vt:variant>
      <vt:variant>
        <vt:i4>0</vt:i4>
      </vt:variant>
      <vt:variant>
        <vt:i4>5</vt:i4>
      </vt:variant>
      <vt:variant>
        <vt:lpwstr/>
      </vt:variant>
      <vt:variant>
        <vt:lpwstr>_Toc315372528</vt:lpwstr>
      </vt:variant>
      <vt:variant>
        <vt:i4>1376308</vt:i4>
      </vt:variant>
      <vt:variant>
        <vt:i4>26</vt:i4>
      </vt:variant>
      <vt:variant>
        <vt:i4>0</vt:i4>
      </vt:variant>
      <vt:variant>
        <vt:i4>5</vt:i4>
      </vt:variant>
      <vt:variant>
        <vt:lpwstr/>
      </vt:variant>
      <vt:variant>
        <vt:lpwstr>_Toc315372527</vt:lpwstr>
      </vt:variant>
      <vt:variant>
        <vt:i4>1376308</vt:i4>
      </vt:variant>
      <vt:variant>
        <vt:i4>20</vt:i4>
      </vt:variant>
      <vt:variant>
        <vt:i4>0</vt:i4>
      </vt:variant>
      <vt:variant>
        <vt:i4>5</vt:i4>
      </vt:variant>
      <vt:variant>
        <vt:lpwstr/>
      </vt:variant>
      <vt:variant>
        <vt:lpwstr>_Toc315372526</vt:lpwstr>
      </vt:variant>
      <vt:variant>
        <vt:i4>1376308</vt:i4>
      </vt:variant>
      <vt:variant>
        <vt:i4>14</vt:i4>
      </vt:variant>
      <vt:variant>
        <vt:i4>0</vt:i4>
      </vt:variant>
      <vt:variant>
        <vt:i4>5</vt:i4>
      </vt:variant>
      <vt:variant>
        <vt:lpwstr/>
      </vt:variant>
      <vt:variant>
        <vt:lpwstr>_Toc315372525</vt:lpwstr>
      </vt:variant>
      <vt:variant>
        <vt:i4>1376308</vt:i4>
      </vt:variant>
      <vt:variant>
        <vt:i4>8</vt:i4>
      </vt:variant>
      <vt:variant>
        <vt:i4>0</vt:i4>
      </vt:variant>
      <vt:variant>
        <vt:i4>5</vt:i4>
      </vt:variant>
      <vt:variant>
        <vt:lpwstr/>
      </vt:variant>
      <vt:variant>
        <vt:lpwstr>_Toc315372524</vt:lpwstr>
      </vt:variant>
      <vt:variant>
        <vt:i4>1376308</vt:i4>
      </vt:variant>
      <vt:variant>
        <vt:i4>2</vt:i4>
      </vt:variant>
      <vt:variant>
        <vt:i4>0</vt:i4>
      </vt:variant>
      <vt:variant>
        <vt:i4>5</vt:i4>
      </vt:variant>
      <vt:variant>
        <vt:lpwstr/>
      </vt:variant>
      <vt:variant>
        <vt:lpwstr>_Toc315372523</vt:lpwstr>
      </vt:variant>
      <vt:variant>
        <vt:i4>7340043</vt:i4>
      </vt:variant>
      <vt:variant>
        <vt:i4>0</vt:i4>
      </vt:variant>
      <vt:variant>
        <vt:i4>0</vt:i4>
      </vt:variant>
      <vt:variant>
        <vt:i4>5</vt:i4>
      </vt:variant>
      <vt:variant>
        <vt:lpwstr>mailto:d.headey@cgiar.org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2012-03-13T19:12:00Z</dcterms:created>
  <dcterms:modified xsi:type="dcterms:W3CDTF">2012-05-03T12:27:00Z</dcterms:modified>
</cp:coreProperties>
</file>